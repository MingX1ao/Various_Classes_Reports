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6AF2B" w14:textId="4C442F94" w:rsidR="00571F8B" w:rsidRDefault="00571F8B" w:rsidP="00571F8B">
      <w:pPr>
        <w:pStyle w:val="a9"/>
        <w:numPr>
          <w:ilvl w:val="1"/>
          <w:numId w:val="2"/>
        </w:numPr>
        <w:rPr>
          <w:rFonts w:hint="eastAsia"/>
          <w:sz w:val="36"/>
          <w:szCs w:val="40"/>
        </w:rPr>
      </w:pPr>
      <w:r w:rsidRPr="00571F8B">
        <w:rPr>
          <w:rFonts w:hint="eastAsia"/>
          <w:sz w:val="36"/>
          <w:szCs w:val="40"/>
        </w:rPr>
        <w:t>序列对比</w:t>
      </w:r>
    </w:p>
    <w:p w14:paraId="00F6D4D4" w14:textId="64BF01DF" w:rsidR="00571F8B" w:rsidRDefault="002250A0" w:rsidP="00571F8B">
      <w:pPr>
        <w:rPr>
          <w:rFonts w:hint="eastAsia"/>
          <w:sz w:val="24"/>
          <w:szCs w:val="28"/>
        </w:rPr>
      </w:pPr>
      <w:r w:rsidRPr="002250A0">
        <w:rPr>
          <w:rFonts w:hint="eastAsia"/>
          <w:b/>
          <w:bCs/>
          <w:sz w:val="24"/>
          <w:szCs w:val="28"/>
        </w:rPr>
        <w:t>目的：</w:t>
      </w:r>
      <w:r>
        <w:rPr>
          <w:rFonts w:hint="eastAsia"/>
          <w:sz w:val="24"/>
          <w:szCs w:val="28"/>
        </w:rPr>
        <w:t>根据序列之间的功能或演化关系，有序地检测序列之间的相似性</w:t>
      </w:r>
    </w:p>
    <w:p w14:paraId="3B5AB9B9" w14:textId="2D3EDAA8" w:rsidR="002250A0" w:rsidRDefault="008515B9" w:rsidP="00571F8B">
      <w:pPr>
        <w:rPr>
          <w:rFonts w:hint="eastAsia"/>
          <w:sz w:val="24"/>
          <w:szCs w:val="28"/>
        </w:rPr>
      </w:pPr>
      <w:r w:rsidRPr="008515B9">
        <w:rPr>
          <w:rFonts w:hint="eastAsia"/>
          <w:b/>
          <w:bCs/>
          <w:sz w:val="24"/>
          <w:szCs w:val="28"/>
        </w:rPr>
        <w:t>各种符号：</w:t>
      </w:r>
      <w:r>
        <w:rPr>
          <w:rFonts w:hint="eastAsia"/>
          <w:sz w:val="24"/>
          <w:szCs w:val="28"/>
        </w:rPr>
        <w:t>|表示完全一致，</w:t>
      </w:r>
      <w:r w:rsidR="00686ACE">
        <w:rPr>
          <w:rFonts w:hint="eastAsia"/>
          <w:sz w:val="24"/>
          <w:szCs w:val="28"/>
        </w:rPr>
        <w:t>:表示性质相近，.表示不相近，-表示gap</w:t>
      </w:r>
    </w:p>
    <w:p w14:paraId="5D80489E" w14:textId="0F7AA382" w:rsidR="00A36D06" w:rsidRDefault="00A36D06" w:rsidP="00571F8B">
      <w:pPr>
        <w:rPr>
          <w:rFonts w:hint="eastAsia"/>
          <w:sz w:val="24"/>
          <w:szCs w:val="28"/>
        </w:rPr>
      </w:pPr>
      <w:r w:rsidRPr="00A36D06">
        <w:rPr>
          <w:rFonts w:hint="eastAsia"/>
          <w:b/>
          <w:bCs/>
          <w:sz w:val="24"/>
          <w:szCs w:val="28"/>
        </w:rPr>
        <w:t>评分机制：</w:t>
      </w:r>
      <w:r w:rsidR="000B48E1">
        <w:rPr>
          <w:rFonts w:hint="eastAsia"/>
          <w:sz w:val="24"/>
          <w:szCs w:val="28"/>
        </w:rPr>
        <w:t>由替换矩阵</w:t>
      </w:r>
      <w:r w:rsidR="00E43404">
        <w:rPr>
          <w:rFonts w:hint="eastAsia"/>
          <w:sz w:val="24"/>
          <w:szCs w:val="28"/>
        </w:rPr>
        <w:t xml:space="preserve">分数相加 </w:t>
      </w:r>
      <w:r w:rsidR="00E43404">
        <w:rPr>
          <w:sz w:val="24"/>
          <w:szCs w:val="28"/>
        </w:rPr>
        <w:t>–</w:t>
      </w:r>
      <w:r w:rsidR="00E43404">
        <w:rPr>
          <w:rFonts w:hint="eastAsia"/>
          <w:sz w:val="24"/>
          <w:szCs w:val="28"/>
        </w:rPr>
        <w:t xml:space="preserve"> gap的惩罚，注意第一个空位和后续空位惩罚不同</w:t>
      </w:r>
      <w:r w:rsidR="00747E36">
        <w:rPr>
          <w:rFonts w:hint="eastAsia"/>
          <w:sz w:val="24"/>
          <w:szCs w:val="28"/>
        </w:rPr>
        <w:t>，打开第一个空位的难度更大</w:t>
      </w:r>
    </w:p>
    <w:p w14:paraId="40BD4A41" w14:textId="77777777" w:rsidR="00747E36" w:rsidRDefault="00747E36" w:rsidP="00571F8B">
      <w:pPr>
        <w:rPr>
          <w:rFonts w:hint="eastAsia"/>
          <w:sz w:val="24"/>
          <w:szCs w:val="28"/>
        </w:rPr>
      </w:pPr>
    </w:p>
    <w:p w14:paraId="72BA944B" w14:textId="6A355A22" w:rsidR="0077202D" w:rsidRDefault="0077202D" w:rsidP="0077202D">
      <w:pPr>
        <w:pStyle w:val="a9"/>
        <w:numPr>
          <w:ilvl w:val="1"/>
          <w:numId w:val="2"/>
        </w:numPr>
        <w:rPr>
          <w:rFonts w:hint="eastAsia"/>
          <w:sz w:val="36"/>
          <w:szCs w:val="40"/>
        </w:rPr>
      </w:pPr>
      <w:r>
        <w:rPr>
          <w:rFonts w:hint="eastAsia"/>
          <w:sz w:val="36"/>
          <w:szCs w:val="40"/>
        </w:rPr>
        <w:t>全局比对</w:t>
      </w:r>
      <w:r w:rsidR="00DC2231">
        <w:rPr>
          <w:rFonts w:hint="eastAsia"/>
          <w:sz w:val="36"/>
          <w:szCs w:val="40"/>
        </w:rPr>
        <w:t>和动态规划</w:t>
      </w:r>
    </w:p>
    <w:p w14:paraId="0D865C2B" w14:textId="23797DE2" w:rsidR="00DC2231" w:rsidRDefault="00342C2C" w:rsidP="00342C2C">
      <w:pPr>
        <w:rPr>
          <w:rFonts w:hint="eastAsia"/>
          <w:sz w:val="24"/>
          <w:szCs w:val="28"/>
        </w:rPr>
      </w:pPr>
      <w:r w:rsidRPr="00342C2C">
        <w:rPr>
          <w:rFonts w:hint="eastAsia"/>
          <w:b/>
          <w:bCs/>
          <w:sz w:val="24"/>
          <w:szCs w:val="28"/>
        </w:rPr>
        <w:t>枚举法：</w:t>
      </w:r>
      <w:r w:rsidR="00B77E8E">
        <w:rPr>
          <w:rFonts w:hint="eastAsia"/>
          <w:sz w:val="24"/>
          <w:szCs w:val="28"/>
        </w:rPr>
        <w:t>枚举所有情况，求最大值；当然</w:t>
      </w:r>
      <w:proofErr w:type="gramStart"/>
      <w:r w:rsidR="00B77E8E">
        <w:rPr>
          <w:rFonts w:hint="eastAsia"/>
          <w:sz w:val="24"/>
          <w:szCs w:val="28"/>
        </w:rPr>
        <w:t>不</w:t>
      </w:r>
      <w:proofErr w:type="gramEnd"/>
      <w:r w:rsidR="00B77E8E">
        <w:rPr>
          <w:rFonts w:hint="eastAsia"/>
          <w:sz w:val="24"/>
          <w:szCs w:val="28"/>
        </w:rPr>
        <w:t>可用</w:t>
      </w:r>
    </w:p>
    <w:p w14:paraId="67EDC28C" w14:textId="1D41FFF9" w:rsidR="00DB21E9" w:rsidRDefault="00DB21E9" w:rsidP="00342C2C">
      <w:pPr>
        <w:rPr>
          <w:rFonts w:hint="eastAsia"/>
          <w:sz w:val="24"/>
          <w:szCs w:val="28"/>
        </w:rPr>
      </w:pPr>
      <w:r w:rsidRPr="00DB21E9">
        <w:rPr>
          <w:rFonts w:hint="eastAsia"/>
          <w:b/>
          <w:bCs/>
          <w:sz w:val="24"/>
          <w:szCs w:val="28"/>
        </w:rPr>
        <w:t>全局比对：</w:t>
      </w:r>
      <w:r>
        <w:rPr>
          <w:rFonts w:hint="eastAsia"/>
          <w:sz w:val="24"/>
          <w:szCs w:val="28"/>
        </w:rPr>
        <w:t>所有残基排列，求最大分数</w:t>
      </w:r>
      <w:r w:rsidR="002E13EB">
        <w:rPr>
          <w:rFonts w:hint="eastAsia"/>
          <w:sz w:val="24"/>
          <w:szCs w:val="28"/>
        </w:rPr>
        <w:t>；最好的比对=前一个最好的+这个位置最好的，是动态规划</w:t>
      </w:r>
    </w:p>
    <w:p w14:paraId="78909BEC" w14:textId="77777777" w:rsidR="00E81D85" w:rsidRDefault="00CB32BC" w:rsidP="00342C2C">
      <w:pPr>
        <w:rPr>
          <w:rFonts w:hint="eastAsia"/>
          <w:b/>
          <w:bCs/>
          <w:sz w:val="24"/>
          <w:szCs w:val="28"/>
        </w:rPr>
      </w:pPr>
      <w:r w:rsidRPr="00CB32BC">
        <w:rPr>
          <w:rFonts w:hint="eastAsia"/>
          <w:b/>
          <w:bCs/>
          <w:sz w:val="24"/>
          <w:szCs w:val="28"/>
        </w:rPr>
        <w:t>动态规划：</w:t>
      </w:r>
    </w:p>
    <w:p w14:paraId="6EF0D815" w14:textId="722E62C9" w:rsidR="009721B5" w:rsidRPr="00CB32BC" w:rsidRDefault="00E81D85" w:rsidP="00E81D85">
      <w:pPr>
        <w:jc w:val="center"/>
        <w:rPr>
          <w:rFonts w:hint="eastAsia"/>
          <w:sz w:val="24"/>
          <w:szCs w:val="28"/>
        </w:rPr>
      </w:pPr>
      <w:r>
        <w:rPr>
          <w:noProof/>
        </w:rPr>
        <w:drawing>
          <wp:inline distT="0" distB="0" distL="0" distR="0" wp14:anchorId="415DAB22" wp14:editId="5D53E550">
            <wp:extent cx="2424430" cy="1137200"/>
            <wp:effectExtent l="0" t="0" r="0" b="6350"/>
            <wp:docPr id="4833504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38200" cy="1143659"/>
                    </a:xfrm>
                    <a:prstGeom prst="rect">
                      <a:avLst/>
                    </a:prstGeom>
                    <a:noFill/>
                    <a:ln>
                      <a:noFill/>
                    </a:ln>
                  </pic:spPr>
                </pic:pic>
              </a:graphicData>
            </a:graphic>
          </wp:inline>
        </w:drawing>
      </w:r>
    </w:p>
    <w:p w14:paraId="5DBEBDAA" w14:textId="4FCA0339" w:rsidR="0077202D" w:rsidRPr="009B059F" w:rsidRDefault="004F1A55" w:rsidP="00571F8B">
      <w:pPr>
        <w:rPr>
          <w:rFonts w:hint="eastAsia"/>
          <w:sz w:val="24"/>
          <w:szCs w:val="28"/>
        </w:rPr>
      </w:pPr>
      <m:oMathPara>
        <m:oMath>
          <m:r>
            <w:rPr>
              <w:rFonts w:ascii="Cambria Math" w:hAnsi="Cambria Math" w:hint="eastAsia"/>
              <w:sz w:val="24"/>
              <w:szCs w:val="28"/>
            </w:rPr>
            <m:t>F</m:t>
          </m:r>
          <m:d>
            <m:dPr>
              <m:ctrlPr>
                <w:rPr>
                  <w:rFonts w:ascii="Cambria Math" w:hAnsi="Cambria Math"/>
                  <w:i/>
                  <w:sz w:val="24"/>
                  <w:szCs w:val="28"/>
                </w:rPr>
              </m:ctrlPr>
            </m:dPr>
            <m:e>
              <m:r>
                <w:rPr>
                  <w:rFonts w:ascii="Cambria Math" w:hAnsi="Cambria Math"/>
                  <w:sz w:val="24"/>
                  <w:szCs w:val="28"/>
                </w:rPr>
                <m:t>i,j</m:t>
              </m:r>
            </m:e>
          </m:d>
          <m:r>
            <w:rPr>
              <w:rFonts w:ascii="Cambria Math" w:hAnsi="Cambria Math"/>
              <w:sz w:val="24"/>
              <w:szCs w:val="28"/>
            </w:rPr>
            <m:t>=</m:t>
          </m:r>
          <m:func>
            <m:funcPr>
              <m:ctrlPr>
                <w:rPr>
                  <w:rFonts w:ascii="Cambria Math" w:hAnsi="Cambria Math"/>
                  <w:i/>
                  <w:sz w:val="24"/>
                  <w:szCs w:val="28"/>
                </w:rPr>
              </m:ctrlPr>
            </m:funcPr>
            <m:fName>
              <m:r>
                <m:rPr>
                  <m:sty m:val="p"/>
                </m:rPr>
                <w:rPr>
                  <w:rFonts w:ascii="Cambria Math" w:hAnsi="Cambria Math"/>
                  <w:sz w:val="24"/>
                  <w:szCs w:val="28"/>
                </w:rPr>
                <m:t>max</m:t>
              </m:r>
            </m:fName>
            <m:e>
              <m:d>
                <m:dPr>
                  <m:begChr m:val="{"/>
                  <m:endChr m:val=""/>
                  <m:ctrlPr>
                    <w:rPr>
                      <w:rFonts w:ascii="Cambria Math" w:hAnsi="Cambria Math"/>
                      <w:i/>
                      <w:sz w:val="24"/>
                      <w:szCs w:val="28"/>
                    </w:rPr>
                  </m:ctrlPr>
                </m:dPr>
                <m:e>
                  <m:eqArr>
                    <m:eqArrPr>
                      <m:ctrlPr>
                        <w:rPr>
                          <w:rFonts w:ascii="Cambria Math" w:hAnsi="Cambria Math"/>
                          <w:i/>
                          <w:sz w:val="24"/>
                          <w:szCs w:val="28"/>
                        </w:rPr>
                      </m:ctrlPr>
                    </m:eqArrPr>
                    <m:e>
                      <m:r>
                        <w:rPr>
                          <w:rFonts w:ascii="Cambria Math" w:hAnsi="Cambria Math"/>
                          <w:sz w:val="24"/>
                          <w:szCs w:val="28"/>
                        </w:rPr>
                        <m:t>&amp;F</m:t>
                      </m:r>
                      <m:d>
                        <m:dPr>
                          <m:ctrlPr>
                            <w:rPr>
                              <w:rFonts w:ascii="Cambria Math" w:hAnsi="Cambria Math"/>
                              <w:i/>
                              <w:sz w:val="24"/>
                              <w:szCs w:val="28"/>
                            </w:rPr>
                          </m:ctrlPr>
                        </m:dPr>
                        <m:e>
                          <m:r>
                            <w:rPr>
                              <w:rFonts w:ascii="Cambria Math" w:hAnsi="Cambria Math"/>
                              <w:sz w:val="24"/>
                              <w:szCs w:val="28"/>
                            </w:rPr>
                            <m:t>i-1,j-1</m:t>
                          </m:r>
                        </m:e>
                      </m:d>
                      <m:r>
                        <w:rPr>
                          <w:rFonts w:ascii="Cambria Math" w:hAnsi="Cambria Math"/>
                          <w:sz w:val="24"/>
                          <w:szCs w:val="28"/>
                        </w:rPr>
                        <m:t>+s</m:t>
                      </m:r>
                      <m:d>
                        <m:dPr>
                          <m:ctrlPr>
                            <w:rPr>
                              <w:rFonts w:ascii="Cambria Math" w:hAnsi="Cambria Math"/>
                              <w:i/>
                              <w:sz w:val="24"/>
                              <w:szCs w:val="28"/>
                            </w:rPr>
                          </m:ctrlPr>
                        </m:dPr>
                        <m:e>
                          <m:sSub>
                            <m:sSubPr>
                              <m:ctrlPr>
                                <w:rPr>
                                  <w:rFonts w:ascii="Cambria Math" w:hAnsi="Cambria Math"/>
                                  <w:i/>
                                  <w:sz w:val="24"/>
                                  <w:szCs w:val="28"/>
                                </w:rPr>
                              </m:ctrlPr>
                            </m:sSubPr>
                            <m:e>
                              <m:r>
                                <w:rPr>
                                  <w:rFonts w:ascii="Cambria Math" w:hAnsi="Cambria Math"/>
                                  <w:sz w:val="24"/>
                                  <w:szCs w:val="28"/>
                                </w:rPr>
                                <m:t>x</m:t>
                              </m:r>
                            </m:e>
                            <m:sub>
                              <m:r>
                                <w:rPr>
                                  <w:rFonts w:ascii="Cambria Math" w:hAnsi="Cambria Math"/>
                                  <w:sz w:val="24"/>
                                  <w:szCs w:val="28"/>
                                </w:rPr>
                                <m:t>i</m:t>
                              </m:r>
                            </m:sub>
                          </m:sSub>
                          <m:r>
                            <w:rPr>
                              <w:rFonts w:ascii="Cambria Math" w:hAnsi="Cambria Math"/>
                              <w:sz w:val="24"/>
                              <w:szCs w:val="28"/>
                            </w:rPr>
                            <m:t>,</m:t>
                          </m:r>
                          <m:sSub>
                            <m:sSubPr>
                              <m:ctrlPr>
                                <w:rPr>
                                  <w:rFonts w:ascii="Cambria Math" w:hAnsi="Cambria Math"/>
                                  <w:i/>
                                  <w:sz w:val="24"/>
                                  <w:szCs w:val="28"/>
                                </w:rPr>
                              </m:ctrlPr>
                            </m:sSubPr>
                            <m:e>
                              <m:r>
                                <w:rPr>
                                  <w:rFonts w:ascii="Cambria Math" w:hAnsi="Cambria Math"/>
                                  <w:sz w:val="24"/>
                                  <w:szCs w:val="28"/>
                                </w:rPr>
                                <m:t>y</m:t>
                              </m:r>
                            </m:e>
                            <m:sub>
                              <m:r>
                                <w:rPr>
                                  <w:rFonts w:ascii="Cambria Math" w:hAnsi="Cambria Math"/>
                                  <w:sz w:val="24"/>
                                  <w:szCs w:val="28"/>
                                </w:rPr>
                                <m:t>j</m:t>
                              </m:r>
                            </m:sub>
                          </m:sSub>
                        </m:e>
                      </m:d>
                    </m:e>
                    <m:e>
                      <m:r>
                        <w:rPr>
                          <w:rFonts w:ascii="Cambria Math" w:hAnsi="Cambria Math"/>
                          <w:sz w:val="24"/>
                          <w:szCs w:val="28"/>
                        </w:rPr>
                        <m:t>&amp;F</m:t>
                      </m:r>
                      <m:d>
                        <m:dPr>
                          <m:ctrlPr>
                            <w:rPr>
                              <w:rFonts w:ascii="Cambria Math" w:hAnsi="Cambria Math"/>
                              <w:i/>
                              <w:sz w:val="24"/>
                              <w:szCs w:val="28"/>
                            </w:rPr>
                          </m:ctrlPr>
                        </m:dPr>
                        <m:e>
                          <m:r>
                            <w:rPr>
                              <w:rFonts w:ascii="Cambria Math" w:hAnsi="Cambria Math"/>
                              <w:sz w:val="24"/>
                              <w:szCs w:val="28"/>
                            </w:rPr>
                            <m:t>i-1,j</m:t>
                          </m:r>
                        </m:e>
                      </m:d>
                      <m:r>
                        <w:rPr>
                          <w:rFonts w:ascii="Cambria Math" w:hAnsi="Cambria Math"/>
                          <w:sz w:val="24"/>
                          <w:szCs w:val="28"/>
                        </w:rPr>
                        <m:t>+d</m:t>
                      </m:r>
                    </m:e>
                    <m:e>
                      <m:r>
                        <w:rPr>
                          <w:rFonts w:ascii="Cambria Math" w:hAnsi="Cambria Math"/>
                          <w:sz w:val="24"/>
                          <w:szCs w:val="28"/>
                        </w:rPr>
                        <m:t>&amp;F</m:t>
                      </m:r>
                      <m:d>
                        <m:dPr>
                          <m:ctrlPr>
                            <w:rPr>
                              <w:rFonts w:ascii="Cambria Math" w:hAnsi="Cambria Math"/>
                              <w:i/>
                              <w:sz w:val="24"/>
                              <w:szCs w:val="28"/>
                            </w:rPr>
                          </m:ctrlPr>
                        </m:dPr>
                        <m:e>
                          <m:r>
                            <w:rPr>
                              <w:rFonts w:ascii="Cambria Math" w:hAnsi="Cambria Math"/>
                              <w:sz w:val="24"/>
                              <w:szCs w:val="28"/>
                            </w:rPr>
                            <m:t>i,j-1</m:t>
                          </m:r>
                        </m:e>
                      </m:d>
                      <m:r>
                        <w:rPr>
                          <w:rFonts w:ascii="Cambria Math" w:hAnsi="Cambria Math"/>
                          <w:sz w:val="24"/>
                          <w:szCs w:val="28"/>
                        </w:rPr>
                        <m:t>+d</m:t>
                      </m:r>
                    </m:e>
                  </m:eqArr>
                </m:e>
              </m:d>
            </m:e>
          </m:func>
        </m:oMath>
      </m:oMathPara>
    </w:p>
    <w:p w14:paraId="3401D7B9" w14:textId="51C20134" w:rsidR="009B059F" w:rsidRDefault="00DF6DA7" w:rsidP="00571F8B">
      <w:pPr>
        <w:rPr>
          <w:rFonts w:hint="eastAsia"/>
          <w:sz w:val="24"/>
          <w:szCs w:val="28"/>
        </w:rPr>
      </w:pPr>
      <w:r w:rsidRPr="00DF6DA7">
        <w:rPr>
          <w:rFonts w:hint="eastAsia"/>
          <w:b/>
          <w:bCs/>
          <w:sz w:val="24"/>
          <w:szCs w:val="28"/>
        </w:rPr>
        <w:t>局部比对：</w:t>
      </w:r>
      <w:r w:rsidR="00B9291D">
        <w:rPr>
          <w:rFonts w:hint="eastAsia"/>
          <w:sz w:val="24"/>
          <w:szCs w:val="28"/>
        </w:rPr>
        <w:t>全局比对忽略了生物学上的问题：所有的片段重要性不同</w:t>
      </w:r>
      <w:r w:rsidR="002F376F">
        <w:rPr>
          <w:rFonts w:hint="eastAsia"/>
          <w:sz w:val="24"/>
          <w:szCs w:val="28"/>
        </w:rPr>
        <w:t>（重要位点，</w:t>
      </w:r>
      <w:r w:rsidR="0013060B">
        <w:rPr>
          <w:rFonts w:hint="eastAsia"/>
          <w:sz w:val="24"/>
          <w:szCs w:val="28"/>
        </w:rPr>
        <w:t>保守序列</w:t>
      </w:r>
      <w:r w:rsidR="002F376F">
        <w:rPr>
          <w:rFonts w:hint="eastAsia"/>
          <w:sz w:val="24"/>
          <w:szCs w:val="28"/>
        </w:rPr>
        <w:t>）</w:t>
      </w:r>
      <w:r w:rsidR="00B9291D">
        <w:rPr>
          <w:rFonts w:hint="eastAsia"/>
          <w:sz w:val="24"/>
          <w:szCs w:val="28"/>
        </w:rPr>
        <w:t>；占基因很大部分的内含子不表达，比对这一部分无意义</w:t>
      </w:r>
      <w:r w:rsidR="00AC3EA5">
        <w:rPr>
          <w:rFonts w:hint="eastAsia"/>
          <w:sz w:val="24"/>
          <w:szCs w:val="28"/>
        </w:rPr>
        <w:t>；优化后的算法是</w:t>
      </w:r>
    </w:p>
    <w:p w14:paraId="0E8E8C65" w14:textId="1B107F5E" w:rsidR="00AC3EA5" w:rsidRPr="009B059F" w:rsidRDefault="00AC3EA5" w:rsidP="00AC3EA5">
      <w:pPr>
        <w:rPr>
          <w:rFonts w:hint="eastAsia"/>
          <w:sz w:val="24"/>
          <w:szCs w:val="28"/>
        </w:rPr>
      </w:pPr>
      <m:oMathPara>
        <m:oMath>
          <m:r>
            <w:rPr>
              <w:rFonts w:ascii="Cambria Math" w:hAnsi="Cambria Math" w:hint="eastAsia"/>
              <w:sz w:val="24"/>
              <w:szCs w:val="28"/>
            </w:rPr>
            <m:t>F</m:t>
          </m:r>
          <m:d>
            <m:dPr>
              <m:ctrlPr>
                <w:rPr>
                  <w:rFonts w:ascii="Cambria Math" w:hAnsi="Cambria Math"/>
                  <w:i/>
                  <w:sz w:val="24"/>
                  <w:szCs w:val="28"/>
                </w:rPr>
              </m:ctrlPr>
            </m:dPr>
            <m:e>
              <m:r>
                <w:rPr>
                  <w:rFonts w:ascii="Cambria Math" w:hAnsi="Cambria Math"/>
                  <w:sz w:val="24"/>
                  <w:szCs w:val="28"/>
                </w:rPr>
                <m:t>i,j</m:t>
              </m:r>
            </m:e>
          </m:d>
          <m:r>
            <w:rPr>
              <w:rFonts w:ascii="Cambria Math" w:hAnsi="Cambria Math"/>
              <w:sz w:val="24"/>
              <w:szCs w:val="28"/>
            </w:rPr>
            <m:t>=</m:t>
          </m:r>
          <m:func>
            <m:funcPr>
              <m:ctrlPr>
                <w:rPr>
                  <w:rFonts w:ascii="Cambria Math" w:hAnsi="Cambria Math"/>
                  <w:i/>
                  <w:sz w:val="24"/>
                  <w:szCs w:val="28"/>
                </w:rPr>
              </m:ctrlPr>
            </m:funcPr>
            <m:fName>
              <m:r>
                <m:rPr>
                  <m:sty m:val="p"/>
                </m:rPr>
                <w:rPr>
                  <w:rFonts w:ascii="Cambria Math" w:hAnsi="Cambria Math"/>
                  <w:sz w:val="24"/>
                  <w:szCs w:val="28"/>
                </w:rPr>
                <m:t>max</m:t>
              </m:r>
            </m:fName>
            <m:e>
              <m:d>
                <m:dPr>
                  <m:begChr m:val="{"/>
                  <m:endChr m:val=""/>
                  <m:ctrlPr>
                    <w:rPr>
                      <w:rFonts w:ascii="Cambria Math" w:hAnsi="Cambria Math"/>
                      <w:i/>
                      <w:sz w:val="24"/>
                      <w:szCs w:val="28"/>
                    </w:rPr>
                  </m:ctrlPr>
                </m:dPr>
                <m:e>
                  <m:eqArr>
                    <m:eqArrPr>
                      <m:ctrlPr>
                        <w:rPr>
                          <w:rFonts w:ascii="Cambria Math" w:hAnsi="Cambria Math"/>
                          <w:i/>
                          <w:sz w:val="24"/>
                          <w:szCs w:val="28"/>
                        </w:rPr>
                      </m:ctrlPr>
                    </m:eqArrPr>
                    <m:e>
                      <m:r>
                        <w:rPr>
                          <w:rFonts w:ascii="Cambria Math" w:hAnsi="Cambria Math"/>
                          <w:sz w:val="24"/>
                          <w:szCs w:val="28"/>
                        </w:rPr>
                        <m:t>&amp;F</m:t>
                      </m:r>
                      <m:d>
                        <m:dPr>
                          <m:ctrlPr>
                            <w:rPr>
                              <w:rFonts w:ascii="Cambria Math" w:hAnsi="Cambria Math"/>
                              <w:i/>
                              <w:sz w:val="24"/>
                              <w:szCs w:val="28"/>
                            </w:rPr>
                          </m:ctrlPr>
                        </m:dPr>
                        <m:e>
                          <m:r>
                            <w:rPr>
                              <w:rFonts w:ascii="Cambria Math" w:hAnsi="Cambria Math"/>
                              <w:sz w:val="24"/>
                              <w:szCs w:val="28"/>
                            </w:rPr>
                            <m:t>i-1,j-1</m:t>
                          </m:r>
                        </m:e>
                      </m:d>
                      <m:r>
                        <w:rPr>
                          <w:rFonts w:ascii="Cambria Math" w:hAnsi="Cambria Math"/>
                          <w:sz w:val="24"/>
                          <w:szCs w:val="28"/>
                        </w:rPr>
                        <m:t>+s</m:t>
                      </m:r>
                      <m:d>
                        <m:dPr>
                          <m:ctrlPr>
                            <w:rPr>
                              <w:rFonts w:ascii="Cambria Math" w:hAnsi="Cambria Math"/>
                              <w:i/>
                              <w:sz w:val="24"/>
                              <w:szCs w:val="28"/>
                            </w:rPr>
                          </m:ctrlPr>
                        </m:dPr>
                        <m:e>
                          <m:sSub>
                            <m:sSubPr>
                              <m:ctrlPr>
                                <w:rPr>
                                  <w:rFonts w:ascii="Cambria Math" w:hAnsi="Cambria Math"/>
                                  <w:i/>
                                  <w:sz w:val="24"/>
                                  <w:szCs w:val="28"/>
                                </w:rPr>
                              </m:ctrlPr>
                            </m:sSubPr>
                            <m:e>
                              <m:r>
                                <w:rPr>
                                  <w:rFonts w:ascii="Cambria Math" w:hAnsi="Cambria Math"/>
                                  <w:sz w:val="24"/>
                                  <w:szCs w:val="28"/>
                                </w:rPr>
                                <m:t>x</m:t>
                              </m:r>
                            </m:e>
                            <m:sub>
                              <m:r>
                                <w:rPr>
                                  <w:rFonts w:ascii="Cambria Math" w:hAnsi="Cambria Math"/>
                                  <w:sz w:val="24"/>
                                  <w:szCs w:val="28"/>
                                </w:rPr>
                                <m:t>i</m:t>
                              </m:r>
                            </m:sub>
                          </m:sSub>
                          <m:r>
                            <w:rPr>
                              <w:rFonts w:ascii="Cambria Math" w:hAnsi="Cambria Math"/>
                              <w:sz w:val="24"/>
                              <w:szCs w:val="28"/>
                            </w:rPr>
                            <m:t>,</m:t>
                          </m:r>
                          <m:sSub>
                            <m:sSubPr>
                              <m:ctrlPr>
                                <w:rPr>
                                  <w:rFonts w:ascii="Cambria Math" w:hAnsi="Cambria Math"/>
                                  <w:i/>
                                  <w:sz w:val="24"/>
                                  <w:szCs w:val="28"/>
                                </w:rPr>
                              </m:ctrlPr>
                            </m:sSubPr>
                            <m:e>
                              <m:r>
                                <w:rPr>
                                  <w:rFonts w:ascii="Cambria Math" w:hAnsi="Cambria Math"/>
                                  <w:sz w:val="24"/>
                                  <w:szCs w:val="28"/>
                                </w:rPr>
                                <m:t>y</m:t>
                              </m:r>
                            </m:e>
                            <m:sub>
                              <m:r>
                                <w:rPr>
                                  <w:rFonts w:ascii="Cambria Math" w:hAnsi="Cambria Math"/>
                                  <w:sz w:val="24"/>
                                  <w:szCs w:val="28"/>
                                </w:rPr>
                                <m:t>j</m:t>
                              </m:r>
                            </m:sub>
                          </m:sSub>
                        </m:e>
                      </m:d>
                    </m:e>
                    <m:e>
                      <m:r>
                        <w:rPr>
                          <w:rFonts w:ascii="Cambria Math" w:hAnsi="Cambria Math"/>
                          <w:sz w:val="24"/>
                          <w:szCs w:val="28"/>
                        </w:rPr>
                        <m:t>&amp;F</m:t>
                      </m:r>
                      <m:d>
                        <m:dPr>
                          <m:ctrlPr>
                            <w:rPr>
                              <w:rFonts w:ascii="Cambria Math" w:hAnsi="Cambria Math"/>
                              <w:i/>
                              <w:sz w:val="24"/>
                              <w:szCs w:val="28"/>
                            </w:rPr>
                          </m:ctrlPr>
                        </m:dPr>
                        <m:e>
                          <m:r>
                            <w:rPr>
                              <w:rFonts w:ascii="Cambria Math" w:hAnsi="Cambria Math"/>
                              <w:sz w:val="24"/>
                              <w:szCs w:val="28"/>
                            </w:rPr>
                            <m:t>i-1,j</m:t>
                          </m:r>
                        </m:e>
                      </m:d>
                      <m:r>
                        <w:rPr>
                          <w:rFonts w:ascii="Cambria Math" w:hAnsi="Cambria Math"/>
                          <w:sz w:val="24"/>
                          <w:szCs w:val="28"/>
                        </w:rPr>
                        <m:t>+d</m:t>
                      </m:r>
                    </m:e>
                    <m:e>
                      <m:r>
                        <w:rPr>
                          <w:rFonts w:ascii="Cambria Math" w:hAnsi="Cambria Math"/>
                          <w:sz w:val="24"/>
                          <w:szCs w:val="28"/>
                        </w:rPr>
                        <m:t>&amp;F</m:t>
                      </m:r>
                      <m:d>
                        <m:dPr>
                          <m:ctrlPr>
                            <w:rPr>
                              <w:rFonts w:ascii="Cambria Math" w:hAnsi="Cambria Math"/>
                              <w:i/>
                              <w:sz w:val="24"/>
                              <w:szCs w:val="28"/>
                            </w:rPr>
                          </m:ctrlPr>
                        </m:dPr>
                        <m:e>
                          <m:r>
                            <w:rPr>
                              <w:rFonts w:ascii="Cambria Math" w:hAnsi="Cambria Math"/>
                              <w:sz w:val="24"/>
                              <w:szCs w:val="28"/>
                            </w:rPr>
                            <m:t>i,j-1</m:t>
                          </m:r>
                        </m:e>
                      </m:d>
                      <m:r>
                        <w:rPr>
                          <w:rFonts w:ascii="Cambria Math" w:hAnsi="Cambria Math"/>
                          <w:sz w:val="24"/>
                          <w:szCs w:val="28"/>
                        </w:rPr>
                        <m:t>+d</m:t>
                      </m:r>
                      <m:ctrlPr>
                        <w:rPr>
                          <w:rFonts w:ascii="Cambria Math" w:eastAsia="Cambria Math" w:hAnsi="Cambria Math" w:cs="Cambria Math"/>
                          <w:i/>
                          <w:sz w:val="24"/>
                          <w:szCs w:val="28"/>
                        </w:rPr>
                      </m:ctrlPr>
                    </m:e>
                    <m:e>
                      <m:r>
                        <w:rPr>
                          <w:rFonts w:ascii="Cambria Math" w:eastAsia="Cambria Math" w:hAnsi="Cambria Math" w:cs="Cambria Math"/>
                          <w:sz w:val="24"/>
                          <w:szCs w:val="28"/>
                        </w:rPr>
                        <m:t>&amp;</m:t>
                      </m:r>
                      <m:r>
                        <w:rPr>
                          <w:rFonts w:ascii="Cambria Math" w:hAnsi="Cambria Math" w:cs="Cambria Math"/>
                          <w:sz w:val="24"/>
                          <w:szCs w:val="28"/>
                        </w:rPr>
                        <m:t>0</m:t>
                      </m:r>
                    </m:e>
                  </m:eqArr>
                </m:e>
              </m:d>
            </m:e>
          </m:func>
        </m:oMath>
      </m:oMathPara>
    </w:p>
    <w:p w14:paraId="59C31768" w14:textId="0B361E8E" w:rsidR="00AC3EA5" w:rsidRDefault="00AC5569" w:rsidP="00571F8B">
      <w:pPr>
        <w:rPr>
          <w:rFonts w:hint="eastAsia"/>
          <w:sz w:val="24"/>
          <w:szCs w:val="28"/>
        </w:rPr>
      </w:pPr>
      <w:r w:rsidRPr="00AC5569">
        <w:rPr>
          <w:rFonts w:hint="eastAsia"/>
          <w:b/>
          <w:bCs/>
          <w:sz w:val="24"/>
          <w:szCs w:val="28"/>
        </w:rPr>
        <w:t>局部比对更能反映生物学关系</w:t>
      </w:r>
      <w:r w:rsidR="0043558A">
        <w:rPr>
          <w:rFonts w:hint="eastAsia"/>
          <w:b/>
          <w:bCs/>
          <w:sz w:val="24"/>
          <w:szCs w:val="28"/>
        </w:rPr>
        <w:t>：</w:t>
      </w:r>
      <w:r w:rsidR="0043558A">
        <w:rPr>
          <w:rFonts w:hint="eastAsia"/>
          <w:sz w:val="24"/>
          <w:szCs w:val="28"/>
        </w:rPr>
        <w:t>全局</w:t>
      </w:r>
      <w:r w:rsidR="005B0AA9">
        <w:rPr>
          <w:rFonts w:hint="eastAsia"/>
          <w:sz w:val="24"/>
          <w:szCs w:val="28"/>
        </w:rPr>
        <w:t>开销大；不匹配位置可能成为对比的瓶颈</w:t>
      </w:r>
    </w:p>
    <w:p w14:paraId="185E4A8B" w14:textId="0937F0F2" w:rsidR="002B5B35" w:rsidRPr="00B57B16" w:rsidRDefault="00B57B16" w:rsidP="00571F8B">
      <w:pPr>
        <w:rPr>
          <w:rFonts w:hint="eastAsia"/>
          <w:sz w:val="24"/>
          <w:szCs w:val="28"/>
        </w:rPr>
      </w:pPr>
      <w:r w:rsidRPr="00B57B16">
        <w:rPr>
          <w:rFonts w:hint="eastAsia"/>
          <w:b/>
          <w:bCs/>
          <w:sz w:val="24"/>
          <w:szCs w:val="28"/>
        </w:rPr>
        <w:lastRenderedPageBreak/>
        <w:t>BLAST：</w:t>
      </w:r>
      <w:r w:rsidR="00ED41CF">
        <w:rPr>
          <w:rFonts w:hint="eastAsia"/>
          <w:sz w:val="24"/>
          <w:szCs w:val="28"/>
        </w:rPr>
        <w:t>在</w:t>
      </w:r>
      <w:r w:rsidR="00617D3F">
        <w:rPr>
          <w:rFonts w:hint="eastAsia"/>
          <w:sz w:val="24"/>
          <w:szCs w:val="28"/>
        </w:rPr>
        <w:t>大型数据库中</w:t>
      </w:r>
      <w:r w:rsidR="00ED41CF">
        <w:rPr>
          <w:rFonts w:hint="eastAsia"/>
          <w:sz w:val="24"/>
          <w:szCs w:val="28"/>
        </w:rPr>
        <w:t>比对</w:t>
      </w:r>
      <w:r w:rsidR="00C85655">
        <w:rPr>
          <w:rFonts w:hint="eastAsia"/>
          <w:sz w:val="24"/>
          <w:szCs w:val="28"/>
        </w:rPr>
        <w:t>时</w:t>
      </w:r>
      <w:r w:rsidR="00ED41CF">
        <w:rPr>
          <w:rFonts w:hint="eastAsia"/>
          <w:sz w:val="24"/>
          <w:szCs w:val="28"/>
        </w:rPr>
        <w:t>DP</w:t>
      </w:r>
      <w:r w:rsidR="00C85655">
        <w:rPr>
          <w:rFonts w:hint="eastAsia"/>
          <w:sz w:val="24"/>
          <w:szCs w:val="28"/>
        </w:rPr>
        <w:t>很</w:t>
      </w:r>
      <w:r w:rsidR="00ED41CF">
        <w:rPr>
          <w:rFonts w:hint="eastAsia"/>
          <w:sz w:val="24"/>
          <w:szCs w:val="28"/>
        </w:rPr>
        <w:t>耗时，但是可以预见，匹配的基因只会出现在表格的主对角线附近，</w:t>
      </w:r>
      <w:r w:rsidR="00026CCB">
        <w:rPr>
          <w:rFonts w:hint="eastAsia"/>
          <w:sz w:val="24"/>
          <w:szCs w:val="28"/>
        </w:rPr>
        <w:t>因此只需要在主对角线两侧有限区域内进行评分</w:t>
      </w:r>
      <w:r w:rsidR="00292AAE">
        <w:rPr>
          <w:rFonts w:hint="eastAsia"/>
          <w:sz w:val="24"/>
          <w:szCs w:val="28"/>
        </w:rPr>
        <w:t>即可</w:t>
      </w:r>
    </w:p>
    <w:p w14:paraId="47AC72D7" w14:textId="77777777" w:rsidR="00DF6DA7" w:rsidRPr="00B9291D" w:rsidRDefault="00DF6DA7" w:rsidP="00571F8B">
      <w:pPr>
        <w:rPr>
          <w:rFonts w:hint="eastAsia"/>
          <w:b/>
          <w:bCs/>
          <w:sz w:val="24"/>
          <w:szCs w:val="28"/>
        </w:rPr>
      </w:pPr>
    </w:p>
    <w:p w14:paraId="1A464AC0" w14:textId="556A1FBB" w:rsidR="00236A95" w:rsidRDefault="00236A95" w:rsidP="00236A95">
      <w:pPr>
        <w:pStyle w:val="a9"/>
        <w:numPr>
          <w:ilvl w:val="1"/>
          <w:numId w:val="2"/>
        </w:numPr>
        <w:rPr>
          <w:rFonts w:hint="eastAsia"/>
          <w:sz w:val="36"/>
          <w:szCs w:val="40"/>
        </w:rPr>
      </w:pPr>
      <w:r>
        <w:rPr>
          <w:rFonts w:hint="eastAsia"/>
          <w:sz w:val="36"/>
          <w:szCs w:val="40"/>
        </w:rPr>
        <w:t>马尔可夫模型</w:t>
      </w:r>
    </w:p>
    <w:p w14:paraId="4D9D7BFE" w14:textId="7143842E" w:rsidR="00DF6DA7" w:rsidRPr="00491C84" w:rsidRDefault="008751A2" w:rsidP="00571F8B">
      <w:pPr>
        <w:rPr>
          <w:rFonts w:hint="eastAsia"/>
          <w:sz w:val="24"/>
          <w:szCs w:val="28"/>
        </w:rPr>
      </w:pPr>
      <w:r>
        <w:rPr>
          <w:rFonts w:hint="eastAsia"/>
          <w:b/>
          <w:bCs/>
          <w:sz w:val="24"/>
          <w:szCs w:val="28"/>
        </w:rPr>
        <w:t>马尔科夫链</w:t>
      </w:r>
      <w:r w:rsidR="00491C84">
        <w:rPr>
          <w:rFonts w:hint="eastAsia"/>
          <w:b/>
          <w:bCs/>
          <w:sz w:val="24"/>
          <w:szCs w:val="28"/>
        </w:rPr>
        <w:t>：</w:t>
      </w:r>
      <w:r w:rsidR="00502489">
        <w:rPr>
          <w:rFonts w:hint="eastAsia"/>
          <w:sz w:val="24"/>
          <w:szCs w:val="28"/>
        </w:rPr>
        <w:t>一种</w:t>
      </w:r>
      <w:r w:rsidR="00705FA8">
        <w:rPr>
          <w:rFonts w:hint="eastAsia"/>
          <w:sz w:val="24"/>
          <w:szCs w:val="28"/>
        </w:rPr>
        <w:t>模拟伪随机变化系统的统计</w:t>
      </w:r>
      <w:r w:rsidR="00502489">
        <w:rPr>
          <w:rFonts w:hint="eastAsia"/>
          <w:sz w:val="24"/>
          <w:szCs w:val="28"/>
        </w:rPr>
        <w:t>模型，描述</w:t>
      </w:r>
      <w:r w:rsidR="00EF512F">
        <w:rPr>
          <w:rFonts w:hint="eastAsia"/>
          <w:sz w:val="24"/>
          <w:szCs w:val="28"/>
        </w:rPr>
        <w:t>系统的状态转移过程，假设未来的状态仅取决于当前状态</w:t>
      </w:r>
      <w:r w:rsidR="0010322A">
        <w:rPr>
          <w:rFonts w:hint="eastAsia"/>
          <w:sz w:val="24"/>
          <w:szCs w:val="28"/>
        </w:rPr>
        <w:t>，不取决于更早的事件</w:t>
      </w:r>
    </w:p>
    <w:p w14:paraId="5E8E0504" w14:textId="6D197E63" w:rsidR="00236A95" w:rsidRPr="002C0EFE" w:rsidRDefault="002C0EFE" w:rsidP="00571F8B">
      <w:pPr>
        <w:rPr>
          <w:rFonts w:hint="eastAsia"/>
          <w:sz w:val="24"/>
          <w:szCs w:val="28"/>
        </w:rPr>
      </w:pPr>
      <w:r w:rsidRPr="002C0EFE">
        <w:rPr>
          <w:rFonts w:hint="eastAsia"/>
          <w:b/>
          <w:bCs/>
          <w:sz w:val="24"/>
          <w:szCs w:val="28"/>
        </w:rPr>
        <w:t>组成：</w:t>
      </w:r>
      <w:r>
        <w:rPr>
          <w:rFonts w:hint="eastAsia"/>
          <w:sz w:val="24"/>
          <w:szCs w:val="28"/>
        </w:rPr>
        <w:t>状态</w:t>
      </w:r>
      <w:r w:rsidR="005801CD">
        <w:rPr>
          <w:rFonts w:hint="eastAsia"/>
          <w:sz w:val="24"/>
          <w:szCs w:val="28"/>
        </w:rPr>
        <w:t>转移概率矩阵；初始概率分布</w:t>
      </w:r>
      <w:r w:rsidR="00FF2E13">
        <w:rPr>
          <w:rFonts w:hint="eastAsia"/>
          <w:sz w:val="24"/>
          <w:szCs w:val="28"/>
        </w:rPr>
        <w:t>；当前状态</w:t>
      </w:r>
    </w:p>
    <w:p w14:paraId="70652280" w14:textId="4F83CF66" w:rsidR="000900DA" w:rsidRPr="000900DA" w:rsidRDefault="000347CA" w:rsidP="00571F8B">
      <w:pPr>
        <w:rPr>
          <w:rFonts w:hint="eastAsia"/>
          <w:sz w:val="24"/>
          <w:szCs w:val="28"/>
        </w:rPr>
      </w:pPr>
      <w:r w:rsidRPr="000347CA">
        <w:rPr>
          <w:rFonts w:hint="eastAsia"/>
          <w:b/>
          <w:bCs/>
          <w:sz w:val="24"/>
          <w:szCs w:val="28"/>
        </w:rPr>
        <w:t>在序列比对的作用：</w:t>
      </w:r>
      <w:r w:rsidR="000900DA">
        <w:rPr>
          <w:rFonts w:hint="eastAsia"/>
          <w:sz w:val="24"/>
          <w:szCs w:val="28"/>
        </w:rPr>
        <w:t>三个状态：</w:t>
      </w:r>
      <w:r w:rsidR="00460F63">
        <w:rPr>
          <w:rFonts w:hint="eastAsia"/>
          <w:sz w:val="24"/>
          <w:szCs w:val="28"/>
        </w:rPr>
        <w:t>配对M，不一定完全配对；X，在X链发生了一次插入，Y上是GAP；Y，在Y链发生了一次插入</w:t>
      </w:r>
    </w:p>
    <w:p w14:paraId="0422B3A9" w14:textId="27934FA7" w:rsidR="000900DA" w:rsidRPr="004D4C82" w:rsidRDefault="00690F82" w:rsidP="004D4C82">
      <w:pPr>
        <w:jc w:val="center"/>
        <w:rPr>
          <w:rFonts w:hint="eastAsia"/>
          <w:sz w:val="24"/>
          <w:szCs w:val="28"/>
        </w:rPr>
      </w:pPr>
      <w:r>
        <w:rPr>
          <w:noProof/>
        </w:rPr>
        <w:drawing>
          <wp:inline distT="0" distB="0" distL="0" distR="0" wp14:anchorId="28EFE24C" wp14:editId="3C4B15E2">
            <wp:extent cx="5274310" cy="2852420"/>
            <wp:effectExtent l="0" t="0" r="2540" b="5080"/>
            <wp:docPr id="173656742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2852420"/>
                    </a:xfrm>
                    <a:prstGeom prst="rect">
                      <a:avLst/>
                    </a:prstGeom>
                    <a:noFill/>
                    <a:ln>
                      <a:noFill/>
                    </a:ln>
                  </pic:spPr>
                </pic:pic>
              </a:graphicData>
            </a:graphic>
          </wp:inline>
        </w:drawing>
      </w:r>
    </w:p>
    <w:p w14:paraId="04FD9012" w14:textId="38D3D5C5" w:rsidR="000900DA" w:rsidRPr="000900DA" w:rsidRDefault="00690F82" w:rsidP="00571F8B">
      <w:pPr>
        <w:rPr>
          <w:rFonts w:hint="eastAsia"/>
          <w:sz w:val="24"/>
          <w:szCs w:val="28"/>
        </w:rPr>
      </w:pPr>
      <w:r>
        <w:rPr>
          <w:rFonts w:hint="eastAsia"/>
          <w:sz w:val="24"/>
          <w:szCs w:val="28"/>
        </w:rPr>
        <w:t>没有X-Y，因为gap</w:t>
      </w:r>
      <w:r w:rsidR="00B952B3">
        <w:rPr>
          <w:rFonts w:hint="eastAsia"/>
          <w:sz w:val="24"/>
          <w:szCs w:val="28"/>
        </w:rPr>
        <w:t xml:space="preserve"> closing一定到M，而不会再对面新开一个</w:t>
      </w:r>
    </w:p>
    <w:p w14:paraId="469FCF97" w14:textId="59BED0F0" w:rsidR="000900DA" w:rsidRDefault="002D2817" w:rsidP="00571F8B">
      <w:pPr>
        <w:rPr>
          <w:rFonts w:hint="eastAsia"/>
          <w:sz w:val="24"/>
          <w:szCs w:val="28"/>
        </w:rPr>
      </w:pPr>
      <w:r w:rsidRPr="002D2817">
        <w:rPr>
          <w:rFonts w:hint="eastAsia"/>
          <w:b/>
          <w:bCs/>
          <w:sz w:val="24"/>
          <w:szCs w:val="28"/>
        </w:rPr>
        <w:t>HMM：</w:t>
      </w:r>
      <w:r w:rsidR="00AE1B1D">
        <w:rPr>
          <w:rFonts w:hint="eastAsia"/>
          <w:sz w:val="24"/>
          <w:szCs w:val="28"/>
        </w:rPr>
        <w:t>状态路径是隐变量，无法观测，需要</w:t>
      </w:r>
      <w:r w:rsidR="008E035B">
        <w:rPr>
          <w:rFonts w:hint="eastAsia"/>
          <w:sz w:val="24"/>
          <w:szCs w:val="28"/>
        </w:rPr>
        <w:t>从可观测的参数中推断</w:t>
      </w:r>
      <w:r w:rsidR="00AD0E47">
        <w:rPr>
          <w:rFonts w:hint="eastAsia"/>
          <w:sz w:val="24"/>
          <w:szCs w:val="28"/>
        </w:rPr>
        <w:t>；多了一个生成概率矩阵，</w:t>
      </w:r>
      <w:r w:rsidR="00FF05FD">
        <w:rPr>
          <w:rFonts w:hint="eastAsia"/>
          <w:sz w:val="24"/>
          <w:szCs w:val="28"/>
        </w:rPr>
        <w:t>也就是可观测量在状态下的条件概率</w:t>
      </w:r>
      <w:r w:rsidR="00BD02B4">
        <w:rPr>
          <w:rFonts w:hint="eastAsia"/>
          <w:sz w:val="24"/>
          <w:szCs w:val="28"/>
        </w:rPr>
        <w:t>；</w:t>
      </w:r>
    </w:p>
    <w:p w14:paraId="515F8F63" w14:textId="17C54F44" w:rsidR="008E035B" w:rsidRPr="00DF5FA9" w:rsidRDefault="00DF5FA9" w:rsidP="00571F8B">
      <w:pPr>
        <w:rPr>
          <w:rFonts w:hint="eastAsia"/>
          <w:sz w:val="24"/>
          <w:szCs w:val="28"/>
        </w:rPr>
      </w:pPr>
      <w:r w:rsidRPr="00DF5FA9">
        <w:rPr>
          <w:rFonts w:hint="eastAsia"/>
          <w:b/>
          <w:bCs/>
          <w:sz w:val="24"/>
          <w:szCs w:val="28"/>
        </w:rPr>
        <w:t>三大问题：</w:t>
      </w:r>
      <w:r>
        <w:rPr>
          <w:rFonts w:hint="eastAsia"/>
          <w:sz w:val="24"/>
          <w:szCs w:val="28"/>
        </w:rPr>
        <w:t>评估：</w:t>
      </w:r>
      <w:r w:rsidR="007D3CF0">
        <w:rPr>
          <w:rFonts w:hint="eastAsia"/>
          <w:sz w:val="24"/>
          <w:szCs w:val="28"/>
        </w:rPr>
        <w:t>给定条件，</w:t>
      </w:r>
      <w:r>
        <w:rPr>
          <w:rFonts w:hint="eastAsia"/>
          <w:sz w:val="24"/>
          <w:szCs w:val="28"/>
        </w:rPr>
        <w:t>计算观测序列出现的概率；</w:t>
      </w:r>
      <w:r w:rsidR="00910064">
        <w:rPr>
          <w:rFonts w:hint="eastAsia"/>
          <w:sz w:val="24"/>
          <w:szCs w:val="28"/>
        </w:rPr>
        <w:t>模型学习：已知序列</w:t>
      </w:r>
      <w:r w:rsidR="007D3CF0">
        <w:rPr>
          <w:rFonts w:hint="eastAsia"/>
          <w:sz w:val="24"/>
          <w:szCs w:val="28"/>
        </w:rPr>
        <w:t>估计模型参数，使得模型观测序列出现的概率最大；</w:t>
      </w:r>
      <w:r w:rsidR="00BA44AE">
        <w:rPr>
          <w:rFonts w:hint="eastAsia"/>
          <w:sz w:val="24"/>
          <w:szCs w:val="28"/>
        </w:rPr>
        <w:t>解码/预测问题：在给定观测序列和模型下，求最可能的</w:t>
      </w:r>
      <w:proofErr w:type="gramStart"/>
      <w:r w:rsidR="00BA44AE">
        <w:rPr>
          <w:rFonts w:hint="eastAsia"/>
          <w:sz w:val="24"/>
          <w:szCs w:val="28"/>
        </w:rPr>
        <w:t>隐状态</w:t>
      </w:r>
      <w:proofErr w:type="gramEnd"/>
      <w:r w:rsidR="00BA44AE">
        <w:rPr>
          <w:rFonts w:hint="eastAsia"/>
          <w:sz w:val="24"/>
          <w:szCs w:val="28"/>
        </w:rPr>
        <w:t>序列</w:t>
      </w:r>
    </w:p>
    <w:p w14:paraId="414AB0CA" w14:textId="01E10354" w:rsidR="002D2817" w:rsidRPr="001942B1" w:rsidRDefault="001942B1" w:rsidP="00571F8B">
      <w:pPr>
        <w:rPr>
          <w:rFonts w:hint="eastAsia"/>
          <w:sz w:val="24"/>
          <w:szCs w:val="28"/>
        </w:rPr>
      </w:pPr>
      <w:r w:rsidRPr="001942B1">
        <w:rPr>
          <w:rFonts w:hint="eastAsia"/>
          <w:b/>
          <w:bCs/>
          <w:sz w:val="24"/>
          <w:szCs w:val="28"/>
        </w:rPr>
        <w:lastRenderedPageBreak/>
        <w:t>HMM预测模型：</w:t>
      </w:r>
      <w:r w:rsidR="00025C32">
        <w:rPr>
          <w:rFonts w:hint="eastAsia"/>
          <w:sz w:val="24"/>
          <w:szCs w:val="28"/>
        </w:rPr>
        <w:t>预测编码与非编码用的</w:t>
      </w:r>
      <w:r w:rsidR="005D46B6">
        <w:rPr>
          <w:rFonts w:hint="eastAsia"/>
          <w:sz w:val="24"/>
          <w:szCs w:val="28"/>
        </w:rPr>
        <w:t>，记得对数</w:t>
      </w:r>
    </w:p>
    <w:p w14:paraId="13D47D10" w14:textId="77777777" w:rsidR="002D2817" w:rsidRDefault="002D2817" w:rsidP="00571F8B">
      <w:pPr>
        <w:rPr>
          <w:rFonts w:hint="eastAsia"/>
          <w:sz w:val="24"/>
          <w:szCs w:val="28"/>
        </w:rPr>
      </w:pPr>
    </w:p>
    <w:p w14:paraId="1BC725EC" w14:textId="1C01BAE1" w:rsidR="002037A3" w:rsidRPr="009A6A4D" w:rsidRDefault="008900E2" w:rsidP="00571F8B">
      <w:pPr>
        <w:pStyle w:val="a9"/>
        <w:numPr>
          <w:ilvl w:val="1"/>
          <w:numId w:val="2"/>
        </w:numPr>
        <w:rPr>
          <w:rFonts w:hint="eastAsia"/>
          <w:sz w:val="36"/>
          <w:szCs w:val="40"/>
        </w:rPr>
      </w:pPr>
      <w:r>
        <w:rPr>
          <w:rFonts w:hint="eastAsia"/>
          <w:sz w:val="36"/>
          <w:szCs w:val="40"/>
        </w:rPr>
        <w:t>多序列比对</w:t>
      </w:r>
    </w:p>
    <w:p w14:paraId="1178A3DE" w14:textId="355B423F" w:rsidR="002037A3" w:rsidRDefault="000B5747" w:rsidP="00571F8B">
      <w:pPr>
        <w:rPr>
          <w:rFonts w:hint="eastAsia"/>
          <w:sz w:val="24"/>
          <w:szCs w:val="28"/>
        </w:rPr>
      </w:pPr>
      <w:r w:rsidRPr="000B5747">
        <w:rPr>
          <w:rFonts w:hint="eastAsia"/>
          <w:b/>
          <w:bCs/>
          <w:sz w:val="24"/>
          <w:szCs w:val="28"/>
        </w:rPr>
        <w:t>用途：</w:t>
      </w:r>
      <w:r>
        <w:rPr>
          <w:rFonts w:hint="eastAsia"/>
          <w:sz w:val="24"/>
          <w:szCs w:val="28"/>
        </w:rPr>
        <w:t>进化分析：鉴定物种同源性；功能分析：鉴定保守区域和家族；结构分析：识别序列的共同变化，同源性建模；</w:t>
      </w:r>
      <w:r w:rsidR="00153FBD">
        <w:rPr>
          <w:rFonts w:hint="eastAsia"/>
          <w:sz w:val="24"/>
          <w:szCs w:val="28"/>
        </w:rPr>
        <w:t>鉴定保守的引物结合位点等</w:t>
      </w:r>
    </w:p>
    <w:p w14:paraId="72F4B7F1" w14:textId="77777777" w:rsidR="00836178" w:rsidRDefault="005B6752" w:rsidP="00836178">
      <w:pPr>
        <w:rPr>
          <w:rFonts w:hint="eastAsia"/>
          <w:sz w:val="24"/>
          <w:szCs w:val="28"/>
        </w:rPr>
      </w:pPr>
      <w:r w:rsidRPr="005B6752">
        <w:rPr>
          <w:rFonts w:hint="eastAsia"/>
          <w:b/>
          <w:bCs/>
          <w:sz w:val="24"/>
          <w:szCs w:val="28"/>
        </w:rPr>
        <w:t>方法：</w:t>
      </w:r>
      <w:r>
        <w:rPr>
          <w:rFonts w:hint="eastAsia"/>
          <w:sz w:val="24"/>
          <w:szCs w:val="28"/>
        </w:rPr>
        <w:t>比对和：两两比对，累和所有分数</w:t>
      </w:r>
      <w:r w:rsidR="00D451EF">
        <w:rPr>
          <w:rFonts w:hint="eastAsia"/>
          <w:sz w:val="24"/>
          <w:szCs w:val="28"/>
        </w:rPr>
        <w:t>；渐进式：用于已归类的子组之间的对比</w:t>
      </w:r>
      <w:r w:rsidR="00061C48">
        <w:rPr>
          <w:rFonts w:hint="eastAsia"/>
          <w:sz w:val="24"/>
          <w:szCs w:val="28"/>
        </w:rPr>
        <w:t>，组间顺序不可变，GAP只能</w:t>
      </w:r>
      <w:proofErr w:type="gramStart"/>
      <w:r w:rsidR="00061C48">
        <w:rPr>
          <w:rFonts w:hint="eastAsia"/>
          <w:sz w:val="24"/>
          <w:szCs w:val="28"/>
        </w:rPr>
        <w:t>加不</w:t>
      </w:r>
      <w:r w:rsidR="0071372B">
        <w:rPr>
          <w:rFonts w:hint="eastAsia"/>
          <w:sz w:val="24"/>
          <w:szCs w:val="28"/>
        </w:rPr>
        <w:t>能</w:t>
      </w:r>
      <w:proofErr w:type="gramEnd"/>
      <w:r w:rsidR="007F79B1">
        <w:rPr>
          <w:rFonts w:hint="eastAsia"/>
          <w:sz w:val="24"/>
          <w:szCs w:val="28"/>
        </w:rPr>
        <w:t>减</w:t>
      </w:r>
      <w:r w:rsidR="00F02B7B">
        <w:rPr>
          <w:rFonts w:hint="eastAsia"/>
          <w:sz w:val="24"/>
          <w:szCs w:val="28"/>
        </w:rPr>
        <w:t>；Clustal：</w:t>
      </w:r>
      <w:r w:rsidR="00836178" w:rsidRPr="00836178">
        <w:rPr>
          <w:rFonts w:hint="eastAsia"/>
          <w:sz w:val="24"/>
          <w:szCs w:val="28"/>
        </w:rPr>
        <w:t>采用全局序列比对法进行所有序列的两两比对，构建距离矩阵（即差异性矩阵），矩阵用于聚类算法的分析</w:t>
      </w:r>
    </w:p>
    <w:p w14:paraId="7E9E0E3A" w14:textId="27BD3B93" w:rsidR="00836178" w:rsidRPr="00836178" w:rsidRDefault="00836178" w:rsidP="00836178">
      <w:pPr>
        <w:rPr>
          <w:rFonts w:hint="eastAsia"/>
          <w:sz w:val="24"/>
          <w:szCs w:val="28"/>
        </w:rPr>
      </w:pPr>
      <w:r w:rsidRPr="00836178">
        <w:rPr>
          <w:rFonts w:hint="eastAsia"/>
          <w:b/>
          <w:bCs/>
          <w:sz w:val="24"/>
          <w:szCs w:val="28"/>
        </w:rPr>
        <w:t>DNA还是蛋白质？</w:t>
      </w:r>
      <w:r>
        <w:rPr>
          <w:rFonts w:hint="eastAsia"/>
          <w:b/>
          <w:bCs/>
          <w:sz w:val="24"/>
          <w:szCs w:val="28"/>
        </w:rPr>
        <w:t>：</w:t>
      </w:r>
      <w:r>
        <w:rPr>
          <w:rFonts w:hint="eastAsia"/>
          <w:sz w:val="24"/>
          <w:szCs w:val="28"/>
        </w:rPr>
        <w:t>蛋白质更具说服力：</w:t>
      </w:r>
      <w:r w:rsidR="00A271DD">
        <w:rPr>
          <w:rFonts w:hint="eastAsia"/>
          <w:sz w:val="24"/>
          <w:szCs w:val="28"/>
        </w:rPr>
        <w:t>核酸就4种，变化太少了导致特征很少，随机匹配更加不准确</w:t>
      </w:r>
      <w:r w:rsidR="009025CC">
        <w:rPr>
          <w:rFonts w:hint="eastAsia"/>
          <w:sz w:val="24"/>
          <w:szCs w:val="28"/>
        </w:rPr>
        <w:t>；氨基酸残基有20种，上下文信息更多</w:t>
      </w:r>
      <w:r w:rsidR="00384DE2">
        <w:rPr>
          <w:rFonts w:hint="eastAsia"/>
          <w:sz w:val="24"/>
          <w:szCs w:val="28"/>
        </w:rPr>
        <w:t>；故当使用DNA很难匹配时，可以将其翻译为蛋白质进行比对</w:t>
      </w:r>
    </w:p>
    <w:p w14:paraId="54A32C3F" w14:textId="3E5AECB8" w:rsidR="00571F8B" w:rsidRDefault="00571F8B" w:rsidP="00571F8B">
      <w:pPr>
        <w:rPr>
          <w:rFonts w:hint="eastAsia"/>
          <w:sz w:val="24"/>
          <w:szCs w:val="28"/>
        </w:rPr>
      </w:pPr>
    </w:p>
    <w:p w14:paraId="08B3B3B4" w14:textId="3DB18CFC" w:rsidR="00F51427" w:rsidRPr="00F51427" w:rsidRDefault="00F51427" w:rsidP="00F51427">
      <w:pPr>
        <w:pStyle w:val="a9"/>
        <w:numPr>
          <w:ilvl w:val="1"/>
          <w:numId w:val="3"/>
        </w:numPr>
        <w:rPr>
          <w:rFonts w:hint="eastAsia"/>
          <w:sz w:val="36"/>
          <w:szCs w:val="40"/>
        </w:rPr>
      </w:pPr>
      <w:r w:rsidRPr="00F51427">
        <w:rPr>
          <w:rFonts w:hint="eastAsia"/>
          <w:sz w:val="36"/>
          <w:szCs w:val="40"/>
        </w:rPr>
        <w:t>基因测序</w:t>
      </w:r>
    </w:p>
    <w:p w14:paraId="6AEACB79" w14:textId="20A3A255" w:rsidR="00F51427" w:rsidRDefault="000D1641" w:rsidP="006F53E0">
      <w:pPr>
        <w:rPr>
          <w:rFonts w:hint="eastAsia"/>
          <w:sz w:val="24"/>
          <w:szCs w:val="28"/>
        </w:rPr>
      </w:pPr>
      <w:r w:rsidRPr="000D1641">
        <w:rPr>
          <w:rFonts w:hint="eastAsia"/>
          <w:b/>
          <w:bCs/>
          <w:sz w:val="24"/>
          <w:szCs w:val="28"/>
        </w:rPr>
        <w:t>组学：</w:t>
      </w:r>
      <w:r w:rsidR="006F53E0" w:rsidRPr="006F53E0">
        <w:rPr>
          <w:rFonts w:hint="eastAsia"/>
          <w:sz w:val="24"/>
          <w:szCs w:val="28"/>
        </w:rPr>
        <w:t>是研究生物系统中各类分子整体集合的学科，以-omics结尾，基因组学、</w:t>
      </w:r>
      <w:proofErr w:type="gramStart"/>
      <w:r w:rsidR="006F53E0" w:rsidRPr="006F53E0">
        <w:rPr>
          <w:rFonts w:hint="eastAsia"/>
          <w:sz w:val="24"/>
          <w:szCs w:val="28"/>
        </w:rPr>
        <w:t>转录组</w:t>
      </w:r>
      <w:proofErr w:type="gramEnd"/>
      <w:r w:rsidR="006F53E0" w:rsidRPr="006F53E0">
        <w:rPr>
          <w:rFonts w:hint="eastAsia"/>
          <w:sz w:val="24"/>
          <w:szCs w:val="28"/>
        </w:rPr>
        <w:t>学、蛋白质组学、</w:t>
      </w:r>
      <w:proofErr w:type="gramStart"/>
      <w:r w:rsidR="006F53E0" w:rsidRPr="006F53E0">
        <w:rPr>
          <w:rFonts w:hint="eastAsia"/>
          <w:sz w:val="24"/>
          <w:szCs w:val="28"/>
        </w:rPr>
        <w:t>代谢组</w:t>
      </w:r>
      <w:proofErr w:type="gramEnd"/>
      <w:r w:rsidR="006F53E0" w:rsidRPr="006F53E0">
        <w:rPr>
          <w:rFonts w:hint="eastAsia"/>
          <w:sz w:val="24"/>
          <w:szCs w:val="28"/>
        </w:rPr>
        <w:t>学（</w:t>
      </w:r>
      <w:proofErr w:type="gramStart"/>
      <w:r w:rsidR="006F53E0" w:rsidRPr="006F53E0">
        <w:rPr>
          <w:rFonts w:hint="eastAsia"/>
          <w:sz w:val="24"/>
          <w:szCs w:val="28"/>
        </w:rPr>
        <w:t>糖组学</w:t>
      </w:r>
      <w:proofErr w:type="gramEnd"/>
      <w:r w:rsidR="006F53E0" w:rsidRPr="006F53E0">
        <w:rPr>
          <w:rFonts w:hint="eastAsia"/>
          <w:sz w:val="24"/>
          <w:szCs w:val="28"/>
        </w:rPr>
        <w:t>、脂类组学）</w:t>
      </w:r>
    </w:p>
    <w:p w14:paraId="09063FF9" w14:textId="032C11C1" w:rsidR="006F53E0" w:rsidRPr="00336FBE" w:rsidRDefault="00336FBE" w:rsidP="006F53E0">
      <w:pPr>
        <w:rPr>
          <w:rFonts w:hint="eastAsia"/>
          <w:sz w:val="24"/>
          <w:szCs w:val="28"/>
        </w:rPr>
      </w:pPr>
      <w:r w:rsidRPr="00336FBE">
        <w:rPr>
          <w:rFonts w:hint="eastAsia"/>
          <w:b/>
          <w:bCs/>
          <w:sz w:val="24"/>
          <w:szCs w:val="28"/>
        </w:rPr>
        <w:t>三代测序的差别：</w:t>
      </w:r>
      <w:r>
        <w:rPr>
          <w:rFonts w:hint="eastAsia"/>
          <w:sz w:val="24"/>
          <w:szCs w:val="28"/>
        </w:rPr>
        <w:t>一代：桑格测序，成本低，精度高，速度慢，效率低</w:t>
      </w:r>
      <w:r w:rsidR="00C2599D">
        <w:rPr>
          <w:rFonts w:hint="eastAsia"/>
          <w:sz w:val="24"/>
          <w:szCs w:val="28"/>
        </w:rPr>
        <w:t>，用于法医鉴定和基因检测等；二代：高通量测序平台</w:t>
      </w:r>
      <w:r w:rsidR="00143F73">
        <w:rPr>
          <w:rFonts w:hint="eastAsia"/>
          <w:sz w:val="24"/>
          <w:szCs w:val="28"/>
        </w:rPr>
        <w:t>，速度快，效率高，精度</w:t>
      </w:r>
      <w:r w:rsidR="00537CF8">
        <w:rPr>
          <w:rFonts w:hint="eastAsia"/>
          <w:sz w:val="24"/>
          <w:szCs w:val="28"/>
        </w:rPr>
        <w:t>不高</w:t>
      </w:r>
      <w:r w:rsidR="00143F73">
        <w:rPr>
          <w:rFonts w:hint="eastAsia"/>
          <w:sz w:val="24"/>
          <w:szCs w:val="28"/>
        </w:rPr>
        <w:t>，能测长片段</w:t>
      </w:r>
      <w:r w:rsidR="00DB66A1">
        <w:rPr>
          <w:rFonts w:hint="eastAsia"/>
          <w:sz w:val="24"/>
          <w:szCs w:val="28"/>
        </w:rPr>
        <w:t>，用于肿瘤基因检测；三代：单分子测序计数，全基因检测</w:t>
      </w:r>
      <w:r w:rsidR="006C0DD7">
        <w:rPr>
          <w:rFonts w:hint="eastAsia"/>
          <w:sz w:val="24"/>
          <w:szCs w:val="28"/>
        </w:rPr>
        <w:t>，精度</w:t>
      </w:r>
      <w:r w:rsidR="00537CF8">
        <w:rPr>
          <w:rFonts w:hint="eastAsia"/>
          <w:sz w:val="24"/>
          <w:szCs w:val="28"/>
        </w:rPr>
        <w:t>低</w:t>
      </w:r>
    </w:p>
    <w:p w14:paraId="31AD900C" w14:textId="37B666B4" w:rsidR="00F51427" w:rsidRDefault="009549A1" w:rsidP="00571F8B">
      <w:pPr>
        <w:rPr>
          <w:rFonts w:hint="eastAsia"/>
          <w:sz w:val="24"/>
          <w:szCs w:val="28"/>
        </w:rPr>
      </w:pPr>
      <w:r w:rsidRPr="009549A1">
        <w:rPr>
          <w:rFonts w:hint="eastAsia"/>
          <w:b/>
          <w:bCs/>
          <w:sz w:val="24"/>
          <w:szCs w:val="28"/>
        </w:rPr>
        <w:t>Illumina测序步骤：</w:t>
      </w:r>
      <w:r>
        <w:rPr>
          <w:rFonts w:hint="eastAsia"/>
          <w:sz w:val="24"/>
          <w:szCs w:val="28"/>
        </w:rPr>
        <w:t>建库：DNA文库指两头接上了特点接头的DNA片段；桥式PCR：把DNA文库中知道flowcell上，进行PCR扩增；读取reads：一次循环</w:t>
      </w:r>
      <w:r w:rsidR="009118AF">
        <w:rPr>
          <w:rFonts w:hint="eastAsia"/>
          <w:sz w:val="24"/>
          <w:szCs w:val="28"/>
        </w:rPr>
        <w:t>只能延长一个碱基，之后用水洗脱多余的</w:t>
      </w:r>
      <w:r w:rsidR="00D20868">
        <w:rPr>
          <w:rFonts w:hint="eastAsia"/>
          <w:sz w:val="24"/>
          <w:szCs w:val="28"/>
        </w:rPr>
        <w:t>聚合</w:t>
      </w:r>
      <w:r w:rsidR="009118AF">
        <w:rPr>
          <w:rFonts w:hint="eastAsia"/>
          <w:sz w:val="24"/>
          <w:szCs w:val="28"/>
        </w:rPr>
        <w:t>酶和d</w:t>
      </w:r>
      <w:r w:rsidR="00265F3D">
        <w:rPr>
          <w:rFonts w:hint="eastAsia"/>
          <w:sz w:val="24"/>
          <w:szCs w:val="28"/>
        </w:rPr>
        <w:t>NTP</w:t>
      </w:r>
      <w:r w:rsidR="00D20868">
        <w:rPr>
          <w:rFonts w:hint="eastAsia"/>
          <w:sz w:val="24"/>
          <w:szCs w:val="28"/>
        </w:rPr>
        <w:t>，然后激光扫描，根据荧光标记判断碱基</w:t>
      </w:r>
    </w:p>
    <w:p w14:paraId="55B286C3" w14:textId="4B487376" w:rsidR="00F65D8E" w:rsidRPr="00F65D8E" w:rsidRDefault="00F65D8E" w:rsidP="00571F8B">
      <w:pPr>
        <w:rPr>
          <w:rFonts w:hint="eastAsia"/>
          <w:sz w:val="24"/>
          <w:szCs w:val="28"/>
        </w:rPr>
      </w:pPr>
      <w:r w:rsidRPr="00F65D8E">
        <w:rPr>
          <w:rFonts w:hint="eastAsia"/>
          <w:b/>
          <w:bCs/>
          <w:sz w:val="24"/>
          <w:szCs w:val="28"/>
        </w:rPr>
        <w:lastRenderedPageBreak/>
        <w:t>测序分析流程步骤：</w:t>
      </w:r>
      <w:r>
        <w:rPr>
          <w:rFonts w:hint="eastAsia"/>
          <w:sz w:val="24"/>
          <w:szCs w:val="28"/>
        </w:rPr>
        <w:t>获取原始数据输出：DNA样本制备和扩增</w:t>
      </w:r>
      <w:r w:rsidR="0048277B">
        <w:rPr>
          <w:rFonts w:hint="eastAsia"/>
          <w:sz w:val="24"/>
          <w:szCs w:val="28"/>
        </w:rPr>
        <w:t>，序列和质量保存在fastq中；序列比对：</w:t>
      </w:r>
      <w:r w:rsidR="007E5A82">
        <w:rPr>
          <w:rFonts w:hint="eastAsia"/>
          <w:sz w:val="24"/>
          <w:szCs w:val="28"/>
        </w:rPr>
        <w:t>参考基因组/de novo拼接法，对fastq数据进行比对，生成SAM文件；变异识别：</w:t>
      </w:r>
      <w:r w:rsidR="00C26121">
        <w:rPr>
          <w:rFonts w:hint="eastAsia"/>
          <w:sz w:val="24"/>
          <w:szCs w:val="28"/>
        </w:rPr>
        <w:t>确定SNP，SNV，INDEL等；数据可视化</w:t>
      </w:r>
    </w:p>
    <w:p w14:paraId="4ED86AFE" w14:textId="77777777" w:rsidR="00F51427" w:rsidRPr="00571F8B" w:rsidRDefault="00F51427" w:rsidP="00571F8B">
      <w:pPr>
        <w:rPr>
          <w:rFonts w:hint="eastAsia"/>
          <w:sz w:val="24"/>
          <w:szCs w:val="28"/>
        </w:rPr>
      </w:pPr>
    </w:p>
    <w:p w14:paraId="730BA324" w14:textId="7450C0C2" w:rsidR="00F67B8C" w:rsidRDefault="00F67B8C">
      <w:pPr>
        <w:rPr>
          <w:rFonts w:hint="eastAsia"/>
          <w:sz w:val="36"/>
          <w:szCs w:val="40"/>
        </w:rPr>
      </w:pPr>
      <w:r w:rsidRPr="00F67B8C">
        <w:rPr>
          <w:rFonts w:hint="eastAsia"/>
          <w:sz w:val="36"/>
          <w:szCs w:val="40"/>
        </w:rPr>
        <w:t>2.2</w:t>
      </w:r>
      <w:r>
        <w:rPr>
          <w:rFonts w:hint="eastAsia"/>
          <w:sz w:val="36"/>
          <w:szCs w:val="40"/>
        </w:rPr>
        <w:t xml:space="preserve"> </w:t>
      </w:r>
      <w:r w:rsidR="006851AB">
        <w:rPr>
          <w:rFonts w:hint="eastAsia"/>
          <w:sz w:val="36"/>
          <w:szCs w:val="40"/>
        </w:rPr>
        <w:t>基因突变</w:t>
      </w:r>
    </w:p>
    <w:p w14:paraId="7C88DBA7" w14:textId="4E851A9B" w:rsidR="006851AB" w:rsidRDefault="00101B05">
      <w:pPr>
        <w:rPr>
          <w:rFonts w:hint="eastAsia"/>
          <w:sz w:val="24"/>
          <w:szCs w:val="28"/>
        </w:rPr>
      </w:pPr>
      <w:r w:rsidRPr="00EE1B03">
        <w:rPr>
          <w:rFonts w:hint="eastAsia"/>
          <w:b/>
          <w:bCs/>
          <w:sz w:val="24"/>
          <w:szCs w:val="28"/>
        </w:rPr>
        <w:t>变异来源</w:t>
      </w:r>
      <w:r>
        <w:rPr>
          <w:rFonts w:hint="eastAsia"/>
          <w:sz w:val="24"/>
          <w:szCs w:val="28"/>
        </w:rPr>
        <w:t>：遗传自父母；</w:t>
      </w:r>
      <w:r w:rsidR="0022743B">
        <w:rPr>
          <w:rFonts w:hint="eastAsia"/>
          <w:sz w:val="24"/>
          <w:szCs w:val="28"/>
        </w:rPr>
        <w:t>新发突变；体细胞突变</w:t>
      </w:r>
      <w:r w:rsidR="004213BD">
        <w:rPr>
          <w:rFonts w:hint="eastAsia"/>
          <w:sz w:val="24"/>
          <w:szCs w:val="28"/>
        </w:rPr>
        <w:t>//</w:t>
      </w:r>
    </w:p>
    <w:p w14:paraId="1192466A" w14:textId="4E37EB4A" w:rsidR="004B2703" w:rsidRDefault="0022743B">
      <w:pPr>
        <w:rPr>
          <w:rFonts w:hint="eastAsia"/>
          <w:sz w:val="24"/>
          <w:szCs w:val="28"/>
        </w:rPr>
      </w:pPr>
      <w:r w:rsidRPr="00EE1B03">
        <w:rPr>
          <w:rFonts w:hint="eastAsia"/>
          <w:b/>
          <w:bCs/>
          <w:sz w:val="24"/>
          <w:szCs w:val="28"/>
        </w:rPr>
        <w:t>分类与命名</w:t>
      </w:r>
      <w:r>
        <w:rPr>
          <w:rFonts w:hint="eastAsia"/>
          <w:sz w:val="24"/>
          <w:szCs w:val="28"/>
        </w:rPr>
        <w:t>：</w:t>
      </w:r>
      <w:r w:rsidR="00353CB1">
        <w:rPr>
          <w:rFonts w:hint="eastAsia"/>
          <w:sz w:val="24"/>
          <w:szCs w:val="28"/>
        </w:rPr>
        <w:t>突变Mutation，&lt;1%，多态性polymorphism</w:t>
      </w:r>
      <w:r w:rsidR="002378F1">
        <w:rPr>
          <w:rFonts w:hint="eastAsia"/>
          <w:sz w:val="24"/>
          <w:szCs w:val="28"/>
        </w:rPr>
        <w:t xml:space="preserve"> </w:t>
      </w:r>
      <w:r w:rsidR="005D792D">
        <w:rPr>
          <w:rFonts w:hint="eastAsia"/>
          <w:sz w:val="24"/>
          <w:szCs w:val="28"/>
        </w:rPr>
        <w:t>性状不同，</w:t>
      </w:r>
      <w:r w:rsidR="002378F1">
        <w:rPr>
          <w:rFonts w:hint="eastAsia"/>
          <w:sz w:val="24"/>
          <w:szCs w:val="28"/>
        </w:rPr>
        <w:t>可能&gt;5%, 变异variation很常见</w:t>
      </w:r>
      <w:r w:rsidR="005D792D">
        <w:rPr>
          <w:rFonts w:hint="eastAsia"/>
          <w:sz w:val="24"/>
          <w:szCs w:val="28"/>
        </w:rPr>
        <w:t>，</w:t>
      </w:r>
      <w:r w:rsidR="00476A48">
        <w:rPr>
          <w:rFonts w:hint="eastAsia"/>
          <w:sz w:val="24"/>
          <w:szCs w:val="28"/>
        </w:rPr>
        <w:t>变异体</w:t>
      </w:r>
      <w:r w:rsidR="005D792D">
        <w:rPr>
          <w:rFonts w:hint="eastAsia"/>
          <w:sz w:val="24"/>
          <w:szCs w:val="28"/>
        </w:rPr>
        <w:t>variant</w:t>
      </w:r>
      <w:r w:rsidR="00EE1B03">
        <w:rPr>
          <w:rFonts w:hint="eastAsia"/>
          <w:sz w:val="24"/>
          <w:szCs w:val="28"/>
        </w:rPr>
        <w:t xml:space="preserve"> // </w:t>
      </w:r>
    </w:p>
    <w:p w14:paraId="2FD492A6" w14:textId="06C30593" w:rsidR="00611C1E" w:rsidRDefault="00EE1B03">
      <w:pPr>
        <w:rPr>
          <w:rFonts w:hint="eastAsia"/>
          <w:sz w:val="24"/>
          <w:szCs w:val="28"/>
        </w:rPr>
      </w:pPr>
      <w:r>
        <w:rPr>
          <w:rFonts w:hint="eastAsia"/>
          <w:sz w:val="24"/>
          <w:szCs w:val="28"/>
        </w:rPr>
        <w:t>同义非同义</w:t>
      </w:r>
      <w:r w:rsidR="008F393E">
        <w:rPr>
          <w:rFonts w:hint="eastAsia"/>
          <w:sz w:val="24"/>
          <w:szCs w:val="28"/>
        </w:rPr>
        <w:t>：氨基酸是否改变</w:t>
      </w:r>
      <w:r w:rsidR="00611C1E">
        <w:rPr>
          <w:rFonts w:hint="eastAsia"/>
          <w:sz w:val="24"/>
          <w:szCs w:val="28"/>
        </w:rPr>
        <w:t>//</w:t>
      </w:r>
    </w:p>
    <w:p w14:paraId="55D42FE2" w14:textId="1A3F7F94" w:rsidR="00E25702" w:rsidRDefault="00611C1E">
      <w:pPr>
        <w:rPr>
          <w:rFonts w:hint="eastAsia"/>
          <w:sz w:val="24"/>
          <w:szCs w:val="28"/>
        </w:rPr>
      </w:pPr>
      <w:r>
        <w:rPr>
          <w:rFonts w:hint="eastAsia"/>
          <w:sz w:val="24"/>
          <w:szCs w:val="28"/>
        </w:rPr>
        <w:t>SPNs：单核苷酸多态性</w:t>
      </w:r>
      <w:r w:rsidR="00DF06A7">
        <w:rPr>
          <w:rFonts w:hint="eastAsia"/>
          <w:sz w:val="24"/>
          <w:szCs w:val="28"/>
        </w:rPr>
        <w:t>，很常见</w:t>
      </w:r>
      <w:r w:rsidR="0079380B">
        <w:rPr>
          <w:rFonts w:hint="eastAsia"/>
          <w:sz w:val="24"/>
          <w:szCs w:val="28"/>
        </w:rPr>
        <w:t>；indels：</w:t>
      </w:r>
      <w:proofErr w:type="gramStart"/>
      <w:r w:rsidR="005E2BC2">
        <w:rPr>
          <w:rFonts w:hint="eastAsia"/>
          <w:sz w:val="24"/>
          <w:szCs w:val="28"/>
        </w:rPr>
        <w:t>一</w:t>
      </w:r>
      <w:proofErr w:type="gramEnd"/>
      <w:r w:rsidR="005E2BC2">
        <w:rPr>
          <w:rFonts w:hint="eastAsia"/>
          <w:sz w:val="24"/>
          <w:szCs w:val="28"/>
        </w:rPr>
        <w:t>/多个</w:t>
      </w:r>
      <w:r w:rsidR="0079380B">
        <w:rPr>
          <w:rFonts w:hint="eastAsia"/>
          <w:sz w:val="24"/>
          <w:szCs w:val="28"/>
        </w:rPr>
        <w:t>碱基对的插入和删除</w:t>
      </w:r>
    </w:p>
    <w:p w14:paraId="5AF62BA2" w14:textId="59C3D9DE" w:rsidR="0068514A" w:rsidRDefault="0068514A">
      <w:pPr>
        <w:rPr>
          <w:rFonts w:hint="eastAsia"/>
          <w:sz w:val="24"/>
          <w:szCs w:val="28"/>
        </w:rPr>
      </w:pPr>
      <w:r w:rsidRPr="0068514A">
        <w:rPr>
          <w:rFonts w:hint="eastAsia"/>
          <w:b/>
          <w:bCs/>
          <w:sz w:val="24"/>
          <w:szCs w:val="28"/>
        </w:rPr>
        <w:t>常见的基因组变异类型：</w:t>
      </w:r>
      <w:r>
        <w:rPr>
          <w:rFonts w:hint="eastAsia"/>
          <w:sz w:val="24"/>
          <w:szCs w:val="28"/>
        </w:rPr>
        <w:t>染色体数目异常，结构异常；SNPs；</w:t>
      </w:r>
      <w:r w:rsidR="005512D5">
        <w:rPr>
          <w:rFonts w:hint="eastAsia"/>
          <w:sz w:val="24"/>
          <w:szCs w:val="28"/>
        </w:rPr>
        <w:t>indel</w:t>
      </w:r>
      <w:r w:rsidR="004213BD">
        <w:rPr>
          <w:rFonts w:hint="eastAsia"/>
          <w:sz w:val="24"/>
          <w:szCs w:val="28"/>
        </w:rPr>
        <w:t>//</w:t>
      </w:r>
    </w:p>
    <w:p w14:paraId="515DA250" w14:textId="43C40EA1" w:rsidR="005C6425" w:rsidRDefault="005C6425">
      <w:pPr>
        <w:rPr>
          <w:rFonts w:hint="eastAsia"/>
          <w:sz w:val="24"/>
          <w:szCs w:val="28"/>
        </w:rPr>
      </w:pPr>
      <w:r w:rsidRPr="005C6425">
        <w:rPr>
          <w:rFonts w:hint="eastAsia"/>
          <w:b/>
          <w:bCs/>
          <w:sz w:val="24"/>
          <w:szCs w:val="28"/>
        </w:rPr>
        <w:t>基因突变检测流程：</w:t>
      </w:r>
      <w:r>
        <w:rPr>
          <w:rFonts w:hint="eastAsia"/>
          <w:sz w:val="24"/>
          <w:szCs w:val="28"/>
        </w:rPr>
        <w:t>建库与测序；质控</w:t>
      </w:r>
      <w:r w:rsidR="00671B8E">
        <w:rPr>
          <w:rFonts w:hint="eastAsia"/>
          <w:sz w:val="24"/>
          <w:szCs w:val="28"/>
        </w:rPr>
        <w:t>与数据清洗（FASTQ</w:t>
      </w:r>
      <w:r w:rsidR="005C3AD3">
        <w:rPr>
          <w:rFonts w:hint="eastAsia"/>
          <w:sz w:val="24"/>
          <w:szCs w:val="28"/>
        </w:rPr>
        <w:t>文件</w:t>
      </w:r>
      <w:r w:rsidR="00671B8E">
        <w:rPr>
          <w:rFonts w:hint="eastAsia"/>
          <w:sz w:val="24"/>
          <w:szCs w:val="28"/>
        </w:rPr>
        <w:t>，</w:t>
      </w:r>
      <w:r w:rsidR="005C3AD3">
        <w:rPr>
          <w:rFonts w:hint="eastAsia"/>
          <w:sz w:val="24"/>
          <w:szCs w:val="28"/>
        </w:rPr>
        <w:t>分数</w:t>
      </w:r>
      <w:r w:rsidR="00671B8E">
        <w:rPr>
          <w:rFonts w:hint="eastAsia"/>
          <w:sz w:val="24"/>
          <w:szCs w:val="28"/>
        </w:rPr>
        <w:t>Phred Score）</w:t>
      </w:r>
      <w:r w:rsidR="005C3AD3">
        <w:rPr>
          <w:rFonts w:hint="eastAsia"/>
          <w:sz w:val="24"/>
          <w:szCs w:val="28"/>
        </w:rPr>
        <w:t>；读数映射（SAM/BAM文件）；变异识别（VCF文件）；</w:t>
      </w:r>
      <w:r w:rsidR="008F2571">
        <w:rPr>
          <w:rFonts w:hint="eastAsia"/>
          <w:sz w:val="24"/>
          <w:szCs w:val="28"/>
        </w:rPr>
        <w:t>有害突变筛选与注释（功能/致病性评估）</w:t>
      </w:r>
      <w:r w:rsidR="004213BD">
        <w:rPr>
          <w:rFonts w:hint="eastAsia"/>
          <w:sz w:val="24"/>
          <w:szCs w:val="28"/>
        </w:rPr>
        <w:t>//</w:t>
      </w:r>
    </w:p>
    <w:p w14:paraId="495CF98B" w14:textId="77777777" w:rsidR="0072751B" w:rsidRDefault="009B7987">
      <w:pPr>
        <w:rPr>
          <w:rFonts w:hint="eastAsia"/>
          <w:sz w:val="24"/>
          <w:szCs w:val="28"/>
        </w:rPr>
      </w:pPr>
      <w:r w:rsidRPr="009B7987">
        <w:rPr>
          <w:rFonts w:hint="eastAsia"/>
          <w:b/>
          <w:bCs/>
          <w:sz w:val="24"/>
          <w:szCs w:val="28"/>
        </w:rPr>
        <w:t>Phred质量分数</w:t>
      </w:r>
      <w:r>
        <w:rPr>
          <w:rFonts w:hint="eastAsia"/>
          <w:sz w:val="24"/>
          <w:szCs w:val="28"/>
        </w:rPr>
        <w:t>：</w:t>
      </w:r>
      <m:oMath>
        <m:r>
          <w:rPr>
            <w:rFonts w:ascii="Cambria Math" w:hAnsi="Cambria Math"/>
            <w:sz w:val="24"/>
            <w:szCs w:val="28"/>
          </w:rPr>
          <m:t>Q=-10</m:t>
        </m:r>
        <m:func>
          <m:funcPr>
            <m:ctrlPr>
              <w:rPr>
                <w:rFonts w:ascii="Cambria Math" w:hAnsi="Cambria Math"/>
                <w:i/>
                <w:sz w:val="24"/>
                <w:szCs w:val="28"/>
              </w:rPr>
            </m:ctrlPr>
          </m:funcPr>
          <m:fName>
            <m:r>
              <m:rPr>
                <m:sty m:val="p"/>
              </m:rPr>
              <w:rPr>
                <w:rFonts w:ascii="Cambria Math" w:hAnsi="Cambria Math"/>
                <w:sz w:val="24"/>
                <w:szCs w:val="28"/>
              </w:rPr>
              <m:t>lg</m:t>
            </m:r>
          </m:fName>
          <m:e>
            <m:r>
              <w:rPr>
                <w:rFonts w:ascii="Cambria Math" w:hAnsi="Cambria Math"/>
                <w:sz w:val="24"/>
                <w:szCs w:val="28"/>
              </w:rPr>
              <m:t>p</m:t>
            </m:r>
          </m:e>
        </m:func>
      </m:oMath>
      <w:r w:rsidR="001413B4">
        <w:rPr>
          <w:rFonts w:hint="eastAsia"/>
          <w:sz w:val="24"/>
          <w:szCs w:val="28"/>
        </w:rPr>
        <w:t>,Q&lt;20认为不可靠，当其比例达到20%这条序列</w:t>
      </w:r>
      <w:r w:rsidR="00580400">
        <w:rPr>
          <w:rFonts w:hint="eastAsia"/>
          <w:sz w:val="24"/>
          <w:szCs w:val="28"/>
        </w:rPr>
        <w:t>可丢弃</w:t>
      </w:r>
      <w:r w:rsidR="004213BD">
        <w:rPr>
          <w:rFonts w:hint="eastAsia"/>
          <w:sz w:val="24"/>
          <w:szCs w:val="28"/>
        </w:rPr>
        <w:t>//</w:t>
      </w:r>
    </w:p>
    <w:p w14:paraId="4926B7C8" w14:textId="05CDF5D7" w:rsidR="004213BD" w:rsidRDefault="0072751B">
      <w:pPr>
        <w:rPr>
          <w:rFonts w:hint="eastAsia"/>
          <w:sz w:val="24"/>
          <w:szCs w:val="28"/>
        </w:rPr>
      </w:pPr>
      <w:r>
        <w:rPr>
          <w:noProof/>
        </w:rPr>
        <w:drawing>
          <wp:inline distT="0" distB="0" distL="0" distR="0" wp14:anchorId="42FB9320" wp14:editId="644D554A">
            <wp:extent cx="5274310" cy="939165"/>
            <wp:effectExtent l="0" t="0" r="2540" b="0"/>
            <wp:docPr id="3894870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939165"/>
                    </a:xfrm>
                    <a:prstGeom prst="rect">
                      <a:avLst/>
                    </a:prstGeom>
                    <a:noFill/>
                    <a:ln>
                      <a:noFill/>
                    </a:ln>
                  </pic:spPr>
                </pic:pic>
              </a:graphicData>
            </a:graphic>
          </wp:inline>
        </w:drawing>
      </w:r>
    </w:p>
    <w:p w14:paraId="669A6FA4" w14:textId="31504825" w:rsidR="004213BD" w:rsidRDefault="004213BD">
      <w:pPr>
        <w:rPr>
          <w:rFonts w:hint="eastAsia"/>
          <w:sz w:val="24"/>
          <w:szCs w:val="28"/>
        </w:rPr>
      </w:pPr>
      <w:r w:rsidRPr="00C91C90">
        <w:rPr>
          <w:rFonts w:hint="eastAsia"/>
          <w:b/>
          <w:bCs/>
          <w:sz w:val="24"/>
          <w:szCs w:val="28"/>
        </w:rPr>
        <w:t>VCF文件</w:t>
      </w:r>
      <w:r w:rsidR="00125089">
        <w:rPr>
          <w:rFonts w:hint="eastAsia"/>
          <w:sz w:val="24"/>
          <w:szCs w:val="28"/>
        </w:rPr>
        <w:t>：突变</w:t>
      </w:r>
      <w:r w:rsidR="00C91C90">
        <w:rPr>
          <w:rFonts w:hint="eastAsia"/>
          <w:sz w:val="24"/>
          <w:szCs w:val="28"/>
        </w:rPr>
        <w:t>分析的核心输入，记录SNP/indel等，后续的GWAS、PCA和结构分析都依赖它</w:t>
      </w:r>
      <w:r w:rsidR="00C1062A">
        <w:rPr>
          <w:rFonts w:hint="eastAsia"/>
          <w:sz w:val="24"/>
          <w:szCs w:val="28"/>
        </w:rPr>
        <w:t>//</w:t>
      </w:r>
    </w:p>
    <w:p w14:paraId="7FFB241B" w14:textId="120B9B85" w:rsidR="008B38CD" w:rsidRDefault="008B38CD">
      <w:pPr>
        <w:rPr>
          <w:rFonts w:hint="eastAsia"/>
          <w:sz w:val="24"/>
          <w:szCs w:val="28"/>
        </w:rPr>
      </w:pPr>
      <w:r w:rsidRPr="008B38CD">
        <w:rPr>
          <w:rFonts w:hint="eastAsia"/>
          <w:b/>
          <w:bCs/>
          <w:sz w:val="24"/>
          <w:szCs w:val="28"/>
        </w:rPr>
        <w:t>变异!=疾病</w:t>
      </w:r>
      <w:r>
        <w:rPr>
          <w:rFonts w:hint="eastAsia"/>
          <w:b/>
          <w:bCs/>
          <w:sz w:val="24"/>
          <w:szCs w:val="28"/>
        </w:rPr>
        <w:t>：</w:t>
      </w:r>
      <w:r>
        <w:rPr>
          <w:rFonts w:hint="eastAsia"/>
          <w:sz w:val="24"/>
          <w:szCs w:val="28"/>
        </w:rPr>
        <w:t>需要结合遗传模型、保守性、疾病相关性判断其临床意义</w:t>
      </w:r>
      <w:r w:rsidR="00C1062A">
        <w:rPr>
          <w:rFonts w:hint="eastAsia"/>
          <w:sz w:val="24"/>
          <w:szCs w:val="28"/>
        </w:rPr>
        <w:t>//</w:t>
      </w:r>
    </w:p>
    <w:p w14:paraId="5FE980DB" w14:textId="1DC56A72" w:rsidR="00C1062A" w:rsidRDefault="00C1062A">
      <w:pPr>
        <w:rPr>
          <w:rFonts w:hint="eastAsia"/>
          <w:sz w:val="24"/>
          <w:szCs w:val="28"/>
        </w:rPr>
      </w:pPr>
      <w:r w:rsidRPr="00C1062A">
        <w:rPr>
          <w:rFonts w:hint="eastAsia"/>
          <w:b/>
          <w:bCs/>
          <w:sz w:val="24"/>
          <w:szCs w:val="28"/>
        </w:rPr>
        <w:t>基因-表型关系的复杂性：</w:t>
      </w:r>
      <w:r>
        <w:rPr>
          <w:rFonts w:hint="eastAsia"/>
          <w:sz w:val="24"/>
          <w:szCs w:val="28"/>
        </w:rPr>
        <w:t>同一突变在不同个体中可能导致不同后果</w:t>
      </w:r>
      <w:r w:rsidR="002F6B2F">
        <w:rPr>
          <w:rFonts w:hint="eastAsia"/>
          <w:sz w:val="24"/>
          <w:szCs w:val="28"/>
        </w:rPr>
        <w:t>//</w:t>
      </w:r>
    </w:p>
    <w:p w14:paraId="16FE327A" w14:textId="59DD0875" w:rsidR="004433E9" w:rsidRDefault="004433E9">
      <w:pPr>
        <w:rPr>
          <w:rFonts w:hint="eastAsia"/>
          <w:sz w:val="24"/>
          <w:szCs w:val="28"/>
        </w:rPr>
      </w:pPr>
      <w:r w:rsidRPr="004433E9">
        <w:rPr>
          <w:rFonts w:hint="eastAsia"/>
          <w:b/>
          <w:bCs/>
          <w:sz w:val="24"/>
          <w:szCs w:val="28"/>
        </w:rPr>
        <w:lastRenderedPageBreak/>
        <w:t>读数深度</w:t>
      </w:r>
      <w:r>
        <w:rPr>
          <w:rFonts w:hint="eastAsia"/>
          <w:b/>
          <w:bCs/>
          <w:sz w:val="24"/>
          <w:szCs w:val="28"/>
        </w:rPr>
        <w:t>：</w:t>
      </w:r>
      <w:r w:rsidR="00765D8A">
        <w:rPr>
          <w:rFonts w:hint="eastAsia"/>
          <w:sz w:val="24"/>
          <w:szCs w:val="28"/>
        </w:rPr>
        <w:t>覆盖不足可能假阳性；但若</w:t>
      </w:r>
      <w:r w:rsidR="00E01A9D">
        <w:rPr>
          <w:rFonts w:hint="eastAsia"/>
          <w:sz w:val="24"/>
          <w:szCs w:val="28"/>
        </w:rPr>
        <w:t>质量高，也可能预警潜在突变</w:t>
      </w:r>
      <w:r w:rsidR="00B51A4F">
        <w:rPr>
          <w:rFonts w:hint="eastAsia"/>
          <w:sz w:val="24"/>
          <w:szCs w:val="28"/>
        </w:rPr>
        <w:t>//</w:t>
      </w:r>
    </w:p>
    <w:p w14:paraId="785AAAD9" w14:textId="16D7CE9F" w:rsidR="00E01A9D" w:rsidRDefault="00E01A9D">
      <w:pPr>
        <w:rPr>
          <w:rFonts w:hint="eastAsia"/>
          <w:sz w:val="24"/>
          <w:szCs w:val="28"/>
        </w:rPr>
      </w:pPr>
      <w:r w:rsidRPr="00E01A9D">
        <w:rPr>
          <w:rFonts w:hint="eastAsia"/>
          <w:b/>
          <w:bCs/>
          <w:sz w:val="24"/>
          <w:szCs w:val="28"/>
        </w:rPr>
        <w:t>高频变异未必致病</w:t>
      </w:r>
      <w:r>
        <w:rPr>
          <w:rFonts w:hint="eastAsia"/>
          <w:b/>
          <w:bCs/>
          <w:sz w:val="24"/>
          <w:szCs w:val="28"/>
        </w:rPr>
        <w:t>：</w:t>
      </w:r>
      <w:r w:rsidR="00B51A4F">
        <w:rPr>
          <w:rFonts w:hint="eastAsia"/>
          <w:sz w:val="24"/>
          <w:szCs w:val="28"/>
        </w:rPr>
        <w:t>低频变异也未必无害//</w:t>
      </w:r>
    </w:p>
    <w:p w14:paraId="10812F82" w14:textId="7B57E1DF" w:rsidR="0089408B" w:rsidRDefault="00B51A4F">
      <w:pPr>
        <w:rPr>
          <w:rFonts w:hint="eastAsia"/>
          <w:sz w:val="24"/>
          <w:szCs w:val="28"/>
        </w:rPr>
      </w:pPr>
      <w:r w:rsidRPr="0089408B">
        <w:rPr>
          <w:rFonts w:hint="eastAsia"/>
          <w:b/>
          <w:bCs/>
          <w:sz w:val="24"/>
          <w:szCs w:val="28"/>
        </w:rPr>
        <w:t>单个read不足</w:t>
      </w:r>
      <w:r w:rsidR="0089408B" w:rsidRPr="0089408B">
        <w:rPr>
          <w:rFonts w:hint="eastAsia"/>
          <w:b/>
          <w:bCs/>
          <w:sz w:val="24"/>
          <w:szCs w:val="28"/>
        </w:rPr>
        <w:t>够成为证据</w:t>
      </w:r>
      <w:r w:rsidR="0089408B">
        <w:rPr>
          <w:rFonts w:hint="eastAsia"/>
          <w:sz w:val="24"/>
          <w:szCs w:val="28"/>
        </w:rPr>
        <w:t>：但若处于关键区域/高度保守区域则可能有大影响</w:t>
      </w:r>
    </w:p>
    <w:p w14:paraId="0D73555E" w14:textId="77777777" w:rsidR="00C711B3" w:rsidRDefault="00C711B3">
      <w:pPr>
        <w:rPr>
          <w:rFonts w:hint="eastAsia"/>
          <w:sz w:val="24"/>
          <w:szCs w:val="28"/>
        </w:rPr>
      </w:pPr>
    </w:p>
    <w:p w14:paraId="10A52F8A" w14:textId="62A93542" w:rsidR="00C711B3" w:rsidRPr="00C711B3" w:rsidRDefault="00C711B3">
      <w:pPr>
        <w:rPr>
          <w:rFonts w:hint="eastAsia"/>
          <w:sz w:val="36"/>
          <w:szCs w:val="40"/>
        </w:rPr>
      </w:pPr>
      <w:r w:rsidRPr="00F67B8C">
        <w:rPr>
          <w:rFonts w:hint="eastAsia"/>
          <w:sz w:val="36"/>
          <w:szCs w:val="40"/>
        </w:rPr>
        <w:t>2.</w:t>
      </w:r>
      <w:r>
        <w:rPr>
          <w:rFonts w:hint="eastAsia"/>
          <w:sz w:val="36"/>
          <w:szCs w:val="40"/>
        </w:rPr>
        <w:t>3 GWAS</w:t>
      </w:r>
    </w:p>
    <w:p w14:paraId="0082BD69" w14:textId="15261C96" w:rsidR="00560653" w:rsidRDefault="00DA16B1">
      <w:pPr>
        <w:rPr>
          <w:rFonts w:hint="eastAsia"/>
          <w:sz w:val="24"/>
          <w:szCs w:val="28"/>
        </w:rPr>
      </w:pPr>
      <w:r w:rsidRPr="00DA16B1">
        <w:rPr>
          <w:rFonts w:hint="eastAsia"/>
          <w:b/>
          <w:bCs/>
          <w:sz w:val="24"/>
          <w:szCs w:val="28"/>
        </w:rPr>
        <w:t>GWAS：</w:t>
      </w:r>
      <w:r w:rsidR="005E4611">
        <w:rPr>
          <w:rFonts w:hint="eastAsia"/>
          <w:sz w:val="24"/>
          <w:szCs w:val="28"/>
        </w:rPr>
        <w:t>用全基因组SNP阵列扫描大量个体，找出与特定表现相关的遗传变异</w:t>
      </w:r>
      <w:r w:rsidR="00A25AF6">
        <w:rPr>
          <w:rFonts w:hint="eastAsia"/>
          <w:sz w:val="24"/>
          <w:szCs w:val="28"/>
        </w:rPr>
        <w:t>；重点在于比较病例组与对照组中个SNP等位基因的频率差异</w:t>
      </w:r>
      <w:r w:rsidR="00560653">
        <w:rPr>
          <w:rFonts w:hint="eastAsia"/>
          <w:sz w:val="24"/>
          <w:szCs w:val="28"/>
        </w:rPr>
        <w:t>//</w:t>
      </w:r>
    </w:p>
    <w:p w14:paraId="4EB11981" w14:textId="467A1851" w:rsidR="00692503" w:rsidRDefault="00A24561">
      <w:pPr>
        <w:rPr>
          <w:rFonts w:hint="eastAsia"/>
          <w:sz w:val="24"/>
          <w:szCs w:val="28"/>
        </w:rPr>
      </w:pPr>
      <w:r w:rsidRPr="00A24561">
        <w:rPr>
          <w:rFonts w:hint="eastAsia"/>
          <w:b/>
          <w:bCs/>
          <w:sz w:val="24"/>
          <w:szCs w:val="28"/>
        </w:rPr>
        <w:t>假设检验：</w:t>
      </w:r>
      <w:r w:rsidR="00814961">
        <w:rPr>
          <w:rFonts w:hint="eastAsia"/>
          <w:sz w:val="24"/>
          <w:szCs w:val="28"/>
        </w:rPr>
        <w:t>H0：指的基因型与表型无关；需要选择合适的模型，计算p，</w:t>
      </w:r>
      <w:r w:rsidR="00E400C4">
        <w:rPr>
          <w:rFonts w:hint="eastAsia"/>
          <w:sz w:val="24"/>
          <w:szCs w:val="28"/>
        </w:rPr>
        <w:t>设定拒绝域</w:t>
      </w:r>
      <w:r w:rsidR="00692503">
        <w:rPr>
          <w:rFonts w:hint="eastAsia"/>
          <w:sz w:val="24"/>
          <w:szCs w:val="28"/>
        </w:rPr>
        <w:t>//</w:t>
      </w:r>
    </w:p>
    <w:p w14:paraId="2C0FB28C" w14:textId="77777777" w:rsidR="00FC49C1" w:rsidRPr="00CE1CD9" w:rsidRDefault="00FC49C1" w:rsidP="00FC49C1">
      <w:pPr>
        <w:rPr>
          <w:rFonts w:hint="eastAsia"/>
          <w:b/>
          <w:bCs/>
          <w:sz w:val="24"/>
          <w:szCs w:val="28"/>
        </w:rPr>
      </w:pPr>
      <w:r w:rsidRPr="00FC49C1">
        <w:rPr>
          <w:rFonts w:hint="eastAsia"/>
          <w:sz w:val="24"/>
          <w:szCs w:val="28"/>
        </w:rPr>
        <w:t xml:space="preserve">2. </w:t>
      </w:r>
      <w:r w:rsidRPr="00CE1CD9">
        <w:rPr>
          <w:rFonts w:hint="eastAsia"/>
          <w:b/>
          <w:bCs/>
          <w:sz w:val="24"/>
          <w:szCs w:val="28"/>
        </w:rPr>
        <w:t>数据处理与分析流程</w:t>
      </w:r>
    </w:p>
    <w:p w14:paraId="7141684B" w14:textId="77777777" w:rsidR="00FC49C1" w:rsidRPr="00FC49C1" w:rsidRDefault="00FC49C1" w:rsidP="00FC49C1">
      <w:pPr>
        <w:rPr>
          <w:rFonts w:hint="eastAsia"/>
          <w:sz w:val="24"/>
          <w:szCs w:val="28"/>
        </w:rPr>
      </w:pPr>
      <w:r w:rsidRPr="00FC49C1">
        <w:rPr>
          <w:rFonts w:hint="eastAsia"/>
          <w:sz w:val="24"/>
          <w:szCs w:val="28"/>
        </w:rPr>
        <w:t>1) 数据准备与整合</w:t>
      </w:r>
    </w:p>
    <w:p w14:paraId="754AF15D" w14:textId="77777777" w:rsidR="00FC49C1" w:rsidRPr="00FC49C1" w:rsidRDefault="00FC49C1" w:rsidP="00FC49C1">
      <w:pPr>
        <w:rPr>
          <w:rFonts w:hint="eastAsia"/>
          <w:sz w:val="24"/>
          <w:szCs w:val="28"/>
        </w:rPr>
      </w:pPr>
      <w:r w:rsidRPr="00FC49C1">
        <w:rPr>
          <w:rFonts w:hint="eastAsia"/>
          <w:sz w:val="24"/>
          <w:szCs w:val="28"/>
        </w:rPr>
        <w:t>a) 基因型数据和表型数据均为长格式（样本编码、SNP/表型名称、取值）。</w:t>
      </w:r>
    </w:p>
    <w:p w14:paraId="571A812F" w14:textId="77777777" w:rsidR="00FC49C1" w:rsidRPr="00FC49C1" w:rsidRDefault="00FC49C1" w:rsidP="00FC49C1">
      <w:pPr>
        <w:rPr>
          <w:rFonts w:hint="eastAsia"/>
          <w:sz w:val="24"/>
          <w:szCs w:val="28"/>
        </w:rPr>
      </w:pPr>
      <w:r w:rsidRPr="00FC49C1">
        <w:rPr>
          <w:rFonts w:hint="eastAsia"/>
          <w:sz w:val="24"/>
          <w:szCs w:val="28"/>
        </w:rPr>
        <w:t>b) 关键：使用 R 语言中的 tidyr 包（pivot_wider）将数据从长格式转换为宽格式，</w:t>
      </w:r>
    </w:p>
    <w:p w14:paraId="2EDAC06B" w14:textId="77777777" w:rsidR="00FC49C1" w:rsidRPr="00FC49C1" w:rsidRDefault="00FC49C1" w:rsidP="00FC49C1">
      <w:pPr>
        <w:rPr>
          <w:rFonts w:hint="eastAsia"/>
          <w:sz w:val="24"/>
          <w:szCs w:val="28"/>
        </w:rPr>
      </w:pPr>
      <w:r w:rsidRPr="00FC49C1">
        <w:rPr>
          <w:rFonts w:hint="eastAsia"/>
          <w:sz w:val="24"/>
          <w:szCs w:val="28"/>
        </w:rPr>
        <w:t>确保样本信息对齐，便于后续统计检验。</w:t>
      </w:r>
    </w:p>
    <w:p w14:paraId="19148245" w14:textId="77777777" w:rsidR="00FC49C1" w:rsidRPr="00FC49C1" w:rsidRDefault="00FC49C1" w:rsidP="00FC49C1">
      <w:pPr>
        <w:rPr>
          <w:rFonts w:hint="eastAsia"/>
          <w:sz w:val="24"/>
          <w:szCs w:val="28"/>
        </w:rPr>
      </w:pPr>
      <w:r w:rsidRPr="00FC49C1">
        <w:rPr>
          <w:rFonts w:hint="eastAsia"/>
          <w:sz w:val="24"/>
          <w:szCs w:val="28"/>
        </w:rPr>
        <w:t>2) 构建列联表与统计检验</w:t>
      </w:r>
    </w:p>
    <w:p w14:paraId="42D649CA" w14:textId="77777777" w:rsidR="00FC49C1" w:rsidRPr="00FC49C1" w:rsidRDefault="00FC49C1" w:rsidP="00FC49C1">
      <w:pPr>
        <w:rPr>
          <w:rFonts w:hint="eastAsia"/>
          <w:sz w:val="24"/>
          <w:szCs w:val="28"/>
        </w:rPr>
      </w:pPr>
      <w:r w:rsidRPr="00FC49C1">
        <w:rPr>
          <w:rFonts w:hint="eastAsia"/>
          <w:sz w:val="24"/>
          <w:szCs w:val="28"/>
        </w:rPr>
        <w:t>a) 利用 R 的 xtabs 函数构建每个 SNP 与对应表型的频数列联表。</w:t>
      </w:r>
    </w:p>
    <w:p w14:paraId="31D9911E" w14:textId="77777777" w:rsidR="00FC49C1" w:rsidRPr="00FC49C1" w:rsidRDefault="00FC49C1" w:rsidP="00FC49C1">
      <w:pPr>
        <w:rPr>
          <w:rFonts w:hint="eastAsia"/>
          <w:sz w:val="24"/>
          <w:szCs w:val="28"/>
        </w:rPr>
      </w:pPr>
      <w:r w:rsidRPr="00FC49C1">
        <w:rPr>
          <w:rFonts w:hint="eastAsia"/>
          <w:sz w:val="24"/>
          <w:szCs w:val="28"/>
        </w:rPr>
        <w:t>b) 根据数据特点选择统计检验：</w:t>
      </w:r>
    </w:p>
    <w:p w14:paraId="02A0F15C" w14:textId="77777777" w:rsidR="00FC49C1" w:rsidRPr="00FC49C1" w:rsidRDefault="00FC49C1" w:rsidP="00FC49C1">
      <w:pPr>
        <w:rPr>
          <w:rFonts w:hint="eastAsia"/>
          <w:sz w:val="24"/>
          <w:szCs w:val="28"/>
        </w:rPr>
      </w:pPr>
      <w:r w:rsidRPr="00FC49C1">
        <w:rPr>
          <w:rFonts w:hint="eastAsia"/>
          <w:sz w:val="24"/>
          <w:szCs w:val="28"/>
        </w:rPr>
        <w:t>① 当频数较低时，采用 Fisher's exact test。</w:t>
      </w:r>
    </w:p>
    <w:p w14:paraId="15B11503" w14:textId="57DF823E" w:rsidR="00FC49C1" w:rsidRPr="00FC49C1" w:rsidRDefault="00FC49C1" w:rsidP="00FC49C1">
      <w:pPr>
        <w:rPr>
          <w:rFonts w:hint="eastAsia"/>
          <w:sz w:val="24"/>
          <w:szCs w:val="28"/>
        </w:rPr>
      </w:pPr>
      <w:r w:rsidRPr="00FC49C1">
        <w:rPr>
          <w:rFonts w:hint="eastAsia"/>
          <w:sz w:val="24"/>
          <w:szCs w:val="28"/>
        </w:rPr>
        <w:t>② 若频数较大，可用卡方检验，但需考虑近似算法可能不准确，可采用 Monte</w:t>
      </w:r>
      <w:r w:rsidR="00CE1CD9">
        <w:rPr>
          <w:rFonts w:hint="eastAsia"/>
          <w:sz w:val="24"/>
          <w:szCs w:val="28"/>
        </w:rPr>
        <w:t xml:space="preserve"> </w:t>
      </w:r>
      <w:r w:rsidRPr="00FC49C1">
        <w:rPr>
          <w:rFonts w:hint="eastAsia"/>
          <w:sz w:val="24"/>
          <w:szCs w:val="28"/>
        </w:rPr>
        <w:t>Carlo 模拟（simulate.p.value=TRUE）。</w:t>
      </w:r>
    </w:p>
    <w:p w14:paraId="457FE024" w14:textId="77777777" w:rsidR="00FC49C1" w:rsidRPr="00FC49C1" w:rsidRDefault="00FC49C1" w:rsidP="00FC49C1">
      <w:pPr>
        <w:rPr>
          <w:rFonts w:hint="eastAsia"/>
          <w:sz w:val="24"/>
          <w:szCs w:val="28"/>
        </w:rPr>
      </w:pPr>
      <w:r w:rsidRPr="00FC49C1">
        <w:rPr>
          <w:rFonts w:hint="eastAsia"/>
          <w:sz w:val="24"/>
          <w:szCs w:val="28"/>
        </w:rPr>
        <w:t>3) 多重测试校正</w:t>
      </w:r>
    </w:p>
    <w:p w14:paraId="09596E5F" w14:textId="66339EA3" w:rsidR="00692503" w:rsidRDefault="00104142" w:rsidP="00FC49C1">
      <w:pPr>
        <w:rPr>
          <w:rFonts w:hint="eastAsia"/>
          <w:sz w:val="24"/>
          <w:szCs w:val="28"/>
        </w:rPr>
      </w:pPr>
      <w:r>
        <w:rPr>
          <w:rFonts w:hint="eastAsia"/>
          <w:sz w:val="24"/>
          <w:szCs w:val="28"/>
        </w:rPr>
        <w:lastRenderedPageBreak/>
        <w:t>假阳性概率为p，n个人，假阳性概率为</w:t>
      </w:r>
      <m:oMath>
        <m:r>
          <w:rPr>
            <w:rFonts w:ascii="Cambria Math" w:hAnsi="Cambria Math"/>
            <w:sz w:val="24"/>
            <w:szCs w:val="28"/>
          </w:rPr>
          <m:t>1-</m:t>
        </m:r>
        <m:sSup>
          <m:sSupPr>
            <m:ctrlPr>
              <w:rPr>
                <w:rFonts w:ascii="Cambria Math" w:hAnsi="Cambria Math"/>
                <w:i/>
                <w:sz w:val="24"/>
                <w:szCs w:val="28"/>
              </w:rPr>
            </m:ctrlPr>
          </m:sSupPr>
          <m:e>
            <m:d>
              <m:dPr>
                <m:ctrlPr>
                  <w:rPr>
                    <w:rFonts w:ascii="Cambria Math" w:hAnsi="Cambria Math"/>
                    <w:i/>
                    <w:sz w:val="24"/>
                    <w:szCs w:val="28"/>
                  </w:rPr>
                </m:ctrlPr>
              </m:dPr>
              <m:e>
                <m:r>
                  <w:rPr>
                    <w:rFonts w:ascii="Cambria Math" w:hAnsi="Cambria Math"/>
                    <w:sz w:val="24"/>
                    <w:szCs w:val="28"/>
                  </w:rPr>
                  <m:t>1-p</m:t>
                </m:r>
              </m:e>
            </m:d>
          </m:e>
          <m:sup>
            <m:r>
              <w:rPr>
                <w:rFonts w:ascii="Cambria Math" w:hAnsi="Cambria Math"/>
                <w:sz w:val="24"/>
                <w:szCs w:val="28"/>
              </w:rPr>
              <m:t>n</m:t>
            </m:r>
          </m:sup>
        </m:sSup>
      </m:oMath>
      <w:r w:rsidR="008B0581">
        <w:rPr>
          <w:rFonts w:hint="eastAsia"/>
          <w:sz w:val="24"/>
          <w:szCs w:val="28"/>
        </w:rPr>
        <w:t>，需要用n归一</w:t>
      </w:r>
    </w:p>
    <w:p w14:paraId="3CC3BE96" w14:textId="2195C160" w:rsidR="008B0581" w:rsidRDefault="008B0581" w:rsidP="00FC49C1">
      <w:pPr>
        <w:rPr>
          <w:rFonts w:hint="eastAsia"/>
          <w:sz w:val="24"/>
          <w:szCs w:val="28"/>
        </w:rPr>
      </w:pPr>
      <w:r>
        <w:rPr>
          <w:rFonts w:hint="eastAsia"/>
          <w:sz w:val="24"/>
          <w:szCs w:val="28"/>
        </w:rPr>
        <w:t>当数据水平为百万个SNP时，</w:t>
      </w:r>
      <m:oMath>
        <m:r>
          <w:rPr>
            <w:rFonts w:ascii="Cambria Math" w:hAnsi="Cambria Math"/>
            <w:sz w:val="24"/>
            <w:szCs w:val="28"/>
          </w:rPr>
          <m:t>p&lt;5×</m:t>
        </m:r>
        <m:sSup>
          <m:sSupPr>
            <m:ctrlPr>
              <w:rPr>
                <w:rFonts w:ascii="Cambria Math" w:hAnsi="Cambria Math"/>
                <w:i/>
                <w:sz w:val="24"/>
                <w:szCs w:val="28"/>
              </w:rPr>
            </m:ctrlPr>
          </m:sSupPr>
          <m:e>
            <m:r>
              <w:rPr>
                <w:rFonts w:ascii="Cambria Math" w:hAnsi="Cambria Math"/>
                <w:sz w:val="24"/>
                <w:szCs w:val="28"/>
              </w:rPr>
              <m:t>10</m:t>
            </m:r>
          </m:e>
          <m:sup>
            <m:r>
              <w:rPr>
                <w:rFonts w:ascii="Cambria Math" w:hAnsi="Cambria Math"/>
                <w:sz w:val="24"/>
                <w:szCs w:val="28"/>
              </w:rPr>
              <m:t>-8</m:t>
            </m:r>
          </m:sup>
        </m:sSup>
      </m:oMath>
      <w:r w:rsidR="005911D0">
        <w:rPr>
          <w:rFonts w:hint="eastAsia"/>
          <w:sz w:val="24"/>
          <w:szCs w:val="28"/>
        </w:rPr>
        <w:t>（Bonferroni矫正</w:t>
      </w:r>
      <w:r w:rsidR="00DB72A9">
        <w:rPr>
          <w:rFonts w:hint="eastAsia"/>
          <w:sz w:val="24"/>
          <w:szCs w:val="28"/>
        </w:rPr>
        <w:t>）</w:t>
      </w:r>
    </w:p>
    <w:p w14:paraId="6B659A64" w14:textId="1FE37D82" w:rsidR="00DB72A9" w:rsidRDefault="00DB72A9" w:rsidP="00FC49C1">
      <w:pPr>
        <w:rPr>
          <w:rFonts w:hint="eastAsia"/>
          <w:sz w:val="24"/>
          <w:szCs w:val="28"/>
        </w:rPr>
      </w:pPr>
      <w:r>
        <w:rPr>
          <w:rFonts w:hint="eastAsia"/>
          <w:sz w:val="24"/>
          <w:szCs w:val="28"/>
        </w:rPr>
        <w:t>但是可能导致真阳性被错过，可以用FDR等替代</w:t>
      </w:r>
    </w:p>
    <w:p w14:paraId="5BDD624C" w14:textId="77777777" w:rsidR="002C77BB" w:rsidRPr="002C77BB" w:rsidRDefault="002C77BB" w:rsidP="002C77BB">
      <w:pPr>
        <w:rPr>
          <w:rFonts w:hint="eastAsia"/>
          <w:b/>
          <w:bCs/>
          <w:sz w:val="24"/>
          <w:szCs w:val="28"/>
        </w:rPr>
      </w:pPr>
      <w:r w:rsidRPr="002C77BB">
        <w:rPr>
          <w:rFonts w:hint="eastAsia"/>
          <w:b/>
          <w:bCs/>
          <w:sz w:val="24"/>
          <w:szCs w:val="28"/>
        </w:rPr>
        <w:t>3. 结果可视化与解读</w:t>
      </w:r>
    </w:p>
    <w:p w14:paraId="5710E42F" w14:textId="77777777" w:rsidR="002C77BB" w:rsidRPr="002C77BB" w:rsidRDefault="002C77BB" w:rsidP="002C77BB">
      <w:pPr>
        <w:rPr>
          <w:rFonts w:hint="eastAsia"/>
          <w:sz w:val="24"/>
          <w:szCs w:val="28"/>
        </w:rPr>
      </w:pPr>
      <w:r w:rsidRPr="002C77BB">
        <w:rPr>
          <w:rFonts w:hint="eastAsia"/>
          <w:sz w:val="24"/>
          <w:szCs w:val="28"/>
        </w:rPr>
        <w:t>1) 曼哈顿图</w:t>
      </w:r>
    </w:p>
    <w:p w14:paraId="3E0ED277" w14:textId="46AAF2EA" w:rsidR="002C77BB" w:rsidRPr="002C77BB" w:rsidRDefault="002C77BB" w:rsidP="002C77BB">
      <w:pPr>
        <w:rPr>
          <w:rFonts w:hint="eastAsia"/>
          <w:sz w:val="24"/>
          <w:szCs w:val="28"/>
        </w:rPr>
      </w:pPr>
      <w:r w:rsidRPr="002C77BB">
        <w:rPr>
          <w:rFonts w:hint="eastAsia"/>
          <w:sz w:val="24"/>
          <w:szCs w:val="28"/>
        </w:rPr>
        <w:t>a) 使用 qqman 包绘制曼哈顿图，将每个 SNP 的-l</w:t>
      </w:r>
      <w:r w:rsidR="00480FD7">
        <w:rPr>
          <w:rFonts w:hint="eastAsia"/>
          <w:sz w:val="24"/>
          <w:szCs w:val="28"/>
        </w:rPr>
        <w:t>g</w:t>
      </w:r>
      <w:r w:rsidRPr="002C77BB">
        <w:rPr>
          <w:rFonts w:hint="eastAsia"/>
          <w:sz w:val="24"/>
          <w:szCs w:val="28"/>
        </w:rPr>
        <w:t>(p)值在图上展示。</w:t>
      </w:r>
    </w:p>
    <w:p w14:paraId="5A498B51" w14:textId="702045B9" w:rsidR="002C77BB" w:rsidRPr="002C77BB" w:rsidRDefault="002C77BB" w:rsidP="002C77BB">
      <w:pPr>
        <w:rPr>
          <w:rFonts w:hint="eastAsia"/>
          <w:sz w:val="24"/>
          <w:szCs w:val="28"/>
        </w:rPr>
      </w:pPr>
      <w:r w:rsidRPr="002C77BB">
        <w:rPr>
          <w:rFonts w:hint="eastAsia"/>
          <w:sz w:val="24"/>
          <w:szCs w:val="28"/>
        </w:rPr>
        <w:t>b) 高耸“摩天大楼”区域提示可能与表型相关的 SNP，结合生物学意义进一步筛选候选区域。</w:t>
      </w:r>
    </w:p>
    <w:p w14:paraId="0D3E4C91" w14:textId="31DCB575" w:rsidR="002C77BB" w:rsidRDefault="002C77BB" w:rsidP="002C77BB">
      <w:pPr>
        <w:rPr>
          <w:rFonts w:hint="eastAsia"/>
          <w:sz w:val="24"/>
          <w:szCs w:val="28"/>
        </w:rPr>
      </w:pPr>
      <w:r w:rsidRPr="002C77BB">
        <w:rPr>
          <w:rFonts w:hint="eastAsia"/>
          <w:sz w:val="24"/>
          <w:szCs w:val="28"/>
        </w:rPr>
        <w:t>c) 图中标出 Bonferroni 校正后的阈值线，直观显示哪些 SNP 达到全基因组显著水平。</w:t>
      </w:r>
    </w:p>
    <w:p w14:paraId="1849DD2A" w14:textId="72B67DD4" w:rsidR="00B8017C" w:rsidRPr="002C77BB" w:rsidRDefault="00B8017C" w:rsidP="00B8017C">
      <w:pPr>
        <w:jc w:val="center"/>
        <w:rPr>
          <w:rFonts w:hint="eastAsia"/>
          <w:sz w:val="24"/>
          <w:szCs w:val="28"/>
        </w:rPr>
      </w:pPr>
      <w:r w:rsidRPr="00B8017C">
        <w:rPr>
          <w:noProof/>
          <w:sz w:val="24"/>
          <w:szCs w:val="28"/>
        </w:rPr>
        <w:drawing>
          <wp:inline distT="0" distB="0" distL="0" distR="0" wp14:anchorId="5E0611BE" wp14:editId="23EB65C6">
            <wp:extent cx="5274310" cy="1786890"/>
            <wp:effectExtent l="0" t="0" r="2540" b="3810"/>
            <wp:docPr id="17137332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733292" name=""/>
                    <pic:cNvPicPr/>
                  </pic:nvPicPr>
                  <pic:blipFill>
                    <a:blip r:embed="rId10"/>
                    <a:stretch>
                      <a:fillRect/>
                    </a:stretch>
                  </pic:blipFill>
                  <pic:spPr>
                    <a:xfrm>
                      <a:off x="0" y="0"/>
                      <a:ext cx="5274310" cy="1786890"/>
                    </a:xfrm>
                    <a:prstGeom prst="rect">
                      <a:avLst/>
                    </a:prstGeom>
                  </pic:spPr>
                </pic:pic>
              </a:graphicData>
            </a:graphic>
          </wp:inline>
        </w:drawing>
      </w:r>
    </w:p>
    <w:p w14:paraId="2A0C1CBC" w14:textId="77777777" w:rsidR="002C77BB" w:rsidRPr="002C77BB" w:rsidRDefault="002C77BB" w:rsidP="002C77BB">
      <w:pPr>
        <w:rPr>
          <w:rFonts w:hint="eastAsia"/>
          <w:sz w:val="24"/>
          <w:szCs w:val="28"/>
        </w:rPr>
      </w:pPr>
      <w:r w:rsidRPr="002C77BB">
        <w:rPr>
          <w:rFonts w:hint="eastAsia"/>
          <w:sz w:val="24"/>
          <w:szCs w:val="28"/>
        </w:rPr>
        <w:t>2) 结果解读</w:t>
      </w:r>
    </w:p>
    <w:p w14:paraId="2DB72BC5" w14:textId="6A0860A8" w:rsidR="002C77BB" w:rsidRPr="002C77BB" w:rsidRDefault="002C77BB" w:rsidP="002C77BB">
      <w:pPr>
        <w:rPr>
          <w:rFonts w:hint="eastAsia"/>
          <w:sz w:val="24"/>
          <w:szCs w:val="28"/>
        </w:rPr>
      </w:pPr>
      <w:r w:rsidRPr="002C77BB">
        <w:rPr>
          <w:rFonts w:hint="eastAsia"/>
          <w:sz w:val="24"/>
          <w:szCs w:val="28"/>
        </w:rPr>
        <w:t>a) 关注 p 值分布：注意异常低的p</w:t>
      </w:r>
      <w:proofErr w:type="gramStart"/>
      <w:r w:rsidRPr="002C77BB">
        <w:rPr>
          <w:rFonts w:hint="eastAsia"/>
          <w:sz w:val="24"/>
          <w:szCs w:val="28"/>
        </w:rPr>
        <w:t>值区域</w:t>
      </w:r>
      <w:proofErr w:type="gramEnd"/>
      <w:r w:rsidRPr="002C77BB">
        <w:rPr>
          <w:rFonts w:hint="eastAsia"/>
          <w:sz w:val="24"/>
          <w:szCs w:val="28"/>
        </w:rPr>
        <w:t>需要生物学验证；</w:t>
      </w:r>
    </w:p>
    <w:p w14:paraId="20CC4C2A" w14:textId="2FD0E298" w:rsidR="002C77BB" w:rsidRDefault="002C77BB" w:rsidP="002C77BB">
      <w:pPr>
        <w:rPr>
          <w:rFonts w:hint="eastAsia"/>
          <w:sz w:val="24"/>
          <w:szCs w:val="28"/>
        </w:rPr>
      </w:pPr>
      <w:r w:rsidRPr="002C77BB">
        <w:rPr>
          <w:rFonts w:hint="eastAsia"/>
          <w:sz w:val="24"/>
          <w:szCs w:val="28"/>
        </w:rPr>
        <w:t>b) 解读过程中结合候选SNP所在基因的功能注释和已有文献，确定其可能的致病机制。</w:t>
      </w:r>
    </w:p>
    <w:p w14:paraId="10675A6D" w14:textId="77777777" w:rsidR="00736BDA" w:rsidRDefault="00736BDA" w:rsidP="002C77BB">
      <w:pPr>
        <w:rPr>
          <w:rFonts w:hint="eastAsia"/>
          <w:sz w:val="24"/>
          <w:szCs w:val="28"/>
        </w:rPr>
      </w:pPr>
    </w:p>
    <w:p w14:paraId="302BBAAF" w14:textId="2494F03D" w:rsidR="00AB495E" w:rsidRDefault="00AB495E" w:rsidP="00AB495E">
      <w:pPr>
        <w:rPr>
          <w:rFonts w:hint="eastAsia"/>
          <w:sz w:val="36"/>
          <w:szCs w:val="40"/>
        </w:rPr>
      </w:pPr>
      <w:r w:rsidRPr="00F67B8C">
        <w:rPr>
          <w:rFonts w:hint="eastAsia"/>
          <w:sz w:val="36"/>
          <w:szCs w:val="40"/>
        </w:rPr>
        <w:t>2.</w:t>
      </w:r>
      <w:r w:rsidR="005C6FF7">
        <w:rPr>
          <w:rFonts w:hint="eastAsia"/>
          <w:sz w:val="36"/>
          <w:szCs w:val="40"/>
        </w:rPr>
        <w:t>4 孟德尔随机化</w:t>
      </w:r>
    </w:p>
    <w:p w14:paraId="41B838C6" w14:textId="5875423E" w:rsidR="00AB495E" w:rsidRDefault="00FA0FCF" w:rsidP="002C77BB">
      <w:pPr>
        <w:rPr>
          <w:rFonts w:hint="eastAsia"/>
          <w:sz w:val="24"/>
          <w:szCs w:val="28"/>
        </w:rPr>
      </w:pPr>
      <w:r w:rsidRPr="00FA0FCF">
        <w:rPr>
          <w:rFonts w:hint="eastAsia"/>
          <w:b/>
          <w:bCs/>
          <w:sz w:val="24"/>
          <w:szCs w:val="28"/>
        </w:rPr>
        <w:t>从GWAS而来：</w:t>
      </w:r>
      <w:r w:rsidR="00AD22D2">
        <w:rPr>
          <w:rFonts w:hint="eastAsia"/>
          <w:sz w:val="24"/>
          <w:szCs w:val="28"/>
        </w:rPr>
        <w:t>仅p值无法确定基因的影响大小，不可解释</w:t>
      </w:r>
      <w:r w:rsidR="00032824">
        <w:rPr>
          <w:rFonts w:hint="eastAsia"/>
          <w:sz w:val="24"/>
          <w:szCs w:val="28"/>
        </w:rPr>
        <w:t>//</w:t>
      </w:r>
    </w:p>
    <w:p w14:paraId="176084F3" w14:textId="52F81C40" w:rsidR="004604BA" w:rsidRPr="004604BA" w:rsidRDefault="004604BA" w:rsidP="002C77BB">
      <w:pPr>
        <w:rPr>
          <w:rFonts w:hint="eastAsia"/>
          <w:sz w:val="24"/>
          <w:szCs w:val="28"/>
        </w:rPr>
      </w:pPr>
      <w:r w:rsidRPr="004604BA">
        <w:rPr>
          <w:rFonts w:hint="eastAsia"/>
          <w:b/>
          <w:bCs/>
          <w:sz w:val="24"/>
          <w:szCs w:val="28"/>
        </w:rPr>
        <w:lastRenderedPageBreak/>
        <w:t>风险评估：</w:t>
      </w:r>
      <w:r w:rsidR="001B3DF0" w:rsidRPr="001B3DF0">
        <w:rPr>
          <w:rFonts w:hint="eastAsia"/>
          <w:sz w:val="24"/>
          <w:szCs w:val="28"/>
        </w:rPr>
        <w:t>绝对风险</w:t>
      </w:r>
      <w:r w:rsidR="001B3DF0">
        <w:rPr>
          <w:rFonts w:hint="eastAsia"/>
          <w:sz w:val="24"/>
          <w:szCs w:val="28"/>
        </w:rPr>
        <w:t>：有基因的人</w:t>
      </w:r>
      <w:r w:rsidR="00D46B46">
        <w:rPr>
          <w:rFonts w:hint="eastAsia"/>
          <w:sz w:val="24"/>
          <w:szCs w:val="28"/>
        </w:rPr>
        <w:t>的发病率；</w:t>
      </w:r>
      <w:r w:rsidR="005A6A74">
        <w:rPr>
          <w:rFonts w:hint="eastAsia"/>
          <w:sz w:val="24"/>
          <w:szCs w:val="28"/>
        </w:rPr>
        <w:t>相对风险</w:t>
      </w:r>
      <w:r w:rsidR="00DC3788">
        <w:rPr>
          <w:rFonts w:hint="eastAsia"/>
          <w:sz w:val="24"/>
          <w:szCs w:val="28"/>
        </w:rPr>
        <w:t>RR</w:t>
      </w:r>
      <w:r w:rsidR="005A6A74">
        <w:rPr>
          <w:rFonts w:hint="eastAsia"/>
          <w:sz w:val="24"/>
          <w:szCs w:val="28"/>
        </w:rPr>
        <w:t>：</w:t>
      </w:r>
      <w:r w:rsidR="00056EE6">
        <w:rPr>
          <w:rFonts w:hint="eastAsia"/>
          <w:sz w:val="24"/>
          <w:szCs w:val="28"/>
        </w:rPr>
        <w:t>A</w:t>
      </w:r>
      <w:r w:rsidR="00A2557E">
        <w:rPr>
          <w:rFonts w:hint="eastAsia"/>
          <w:sz w:val="24"/>
          <w:szCs w:val="28"/>
        </w:rPr>
        <w:t>基因</w:t>
      </w:r>
      <w:r w:rsidR="00056EE6">
        <w:rPr>
          <w:rFonts w:hint="eastAsia"/>
          <w:sz w:val="24"/>
          <w:szCs w:val="28"/>
        </w:rPr>
        <w:t>型</w:t>
      </w:r>
      <w:r w:rsidR="00A2557E">
        <w:rPr>
          <w:rFonts w:hint="eastAsia"/>
          <w:sz w:val="24"/>
          <w:szCs w:val="28"/>
        </w:rPr>
        <w:t>发病:</w:t>
      </w:r>
      <w:r w:rsidR="00056EE6">
        <w:rPr>
          <w:rFonts w:hint="eastAsia"/>
          <w:sz w:val="24"/>
          <w:szCs w:val="28"/>
        </w:rPr>
        <w:t>B</w:t>
      </w:r>
      <w:r w:rsidR="00A2557E">
        <w:rPr>
          <w:rFonts w:hint="eastAsia"/>
          <w:sz w:val="24"/>
          <w:szCs w:val="28"/>
        </w:rPr>
        <w:t>基因</w:t>
      </w:r>
      <w:r w:rsidR="00056EE6">
        <w:rPr>
          <w:rFonts w:hint="eastAsia"/>
          <w:sz w:val="24"/>
          <w:szCs w:val="28"/>
        </w:rPr>
        <w:t>型</w:t>
      </w:r>
      <w:r w:rsidR="00A2557E">
        <w:rPr>
          <w:rFonts w:hint="eastAsia"/>
          <w:sz w:val="24"/>
          <w:szCs w:val="28"/>
        </w:rPr>
        <w:t>发病（11%：9%=1.2）</w:t>
      </w:r>
      <w:r w:rsidR="00DC3788">
        <w:rPr>
          <w:rFonts w:hint="eastAsia"/>
          <w:sz w:val="24"/>
          <w:szCs w:val="28"/>
        </w:rPr>
        <w:t>，但是罕见病的样本不足</w:t>
      </w:r>
      <w:r w:rsidR="00A2557E">
        <w:rPr>
          <w:rFonts w:hint="eastAsia"/>
          <w:sz w:val="24"/>
          <w:szCs w:val="28"/>
        </w:rPr>
        <w:t>；</w:t>
      </w:r>
      <w:r w:rsidR="00DC3788">
        <w:rPr>
          <w:rFonts w:hint="eastAsia"/>
          <w:sz w:val="24"/>
          <w:szCs w:val="28"/>
        </w:rPr>
        <w:t>比值比OR</w:t>
      </w:r>
      <w:r w:rsidR="00986666">
        <w:rPr>
          <w:rFonts w:hint="eastAsia"/>
          <w:sz w:val="24"/>
          <w:szCs w:val="28"/>
        </w:rPr>
        <w:t>:</w:t>
      </w:r>
      <w:r w:rsidR="00CF0AB0">
        <w:rPr>
          <w:rFonts w:hint="eastAsia"/>
          <w:sz w:val="24"/>
          <w:szCs w:val="28"/>
        </w:rPr>
        <w:t>划分</w:t>
      </w:r>
      <w:proofErr w:type="gramStart"/>
      <w:r w:rsidR="00CF0AB0">
        <w:rPr>
          <w:rFonts w:hint="eastAsia"/>
          <w:sz w:val="24"/>
          <w:szCs w:val="28"/>
        </w:rPr>
        <w:t>患病组</w:t>
      </w:r>
      <w:proofErr w:type="gramEnd"/>
      <w:r w:rsidR="00CF0AB0">
        <w:rPr>
          <w:rFonts w:hint="eastAsia"/>
          <w:sz w:val="24"/>
          <w:szCs w:val="28"/>
        </w:rPr>
        <w:t>和无病组，统计每组的基因型分布，</w:t>
      </w:r>
      <w:proofErr w:type="gramStart"/>
      <w:r w:rsidR="00CF0AB0">
        <w:rPr>
          <w:rFonts w:hint="eastAsia"/>
          <w:sz w:val="24"/>
          <w:szCs w:val="28"/>
        </w:rPr>
        <w:t>患病</w:t>
      </w:r>
      <w:r w:rsidR="009548A7">
        <w:rPr>
          <w:rFonts w:hint="eastAsia"/>
          <w:sz w:val="24"/>
          <w:szCs w:val="28"/>
        </w:rPr>
        <w:t>组</w:t>
      </w:r>
      <w:proofErr w:type="gramEnd"/>
      <w:r w:rsidR="009548A7">
        <w:rPr>
          <w:rFonts w:hint="eastAsia"/>
          <w:sz w:val="24"/>
          <w:szCs w:val="28"/>
        </w:rPr>
        <w:t>A基因型</w:t>
      </w:r>
      <w:r w:rsidR="00986666">
        <w:rPr>
          <w:rFonts w:hint="eastAsia"/>
          <w:sz w:val="24"/>
          <w:szCs w:val="28"/>
        </w:rPr>
        <w:t>:</w:t>
      </w:r>
      <w:r w:rsidR="009548A7">
        <w:rPr>
          <w:rFonts w:hint="eastAsia"/>
          <w:sz w:val="24"/>
          <w:szCs w:val="28"/>
        </w:rPr>
        <w:t>无病组A基因型为比值，AB的比值比为OR</w:t>
      </w:r>
      <w:r w:rsidR="00032824">
        <w:rPr>
          <w:rFonts w:hint="eastAsia"/>
          <w:sz w:val="24"/>
          <w:szCs w:val="28"/>
        </w:rPr>
        <w:t>//</w:t>
      </w:r>
    </w:p>
    <w:p w14:paraId="2A5F96DF" w14:textId="14B3D82C" w:rsidR="00AB495E" w:rsidRDefault="00D52763" w:rsidP="002C77BB">
      <w:pPr>
        <w:rPr>
          <w:rFonts w:hint="eastAsia"/>
          <w:sz w:val="24"/>
          <w:szCs w:val="28"/>
        </w:rPr>
      </w:pPr>
      <w:r w:rsidRPr="00D52763">
        <w:rPr>
          <w:rFonts w:hint="eastAsia"/>
          <w:b/>
          <w:bCs/>
          <w:sz w:val="24"/>
          <w:szCs w:val="28"/>
        </w:rPr>
        <w:t>孟德尔随机化：</w:t>
      </w:r>
      <w:r w:rsidR="00DC5B02">
        <w:rPr>
          <w:rFonts w:hint="eastAsia"/>
          <w:sz w:val="24"/>
          <w:szCs w:val="28"/>
        </w:rPr>
        <w:t>明确因果关系；三大假设：</w:t>
      </w:r>
      <w:r w:rsidR="0000248F">
        <w:rPr>
          <w:rFonts w:hint="eastAsia"/>
          <w:sz w:val="24"/>
          <w:szCs w:val="28"/>
        </w:rPr>
        <w:t>遗传变异</w:t>
      </w:r>
      <w:r w:rsidR="0000172A">
        <w:rPr>
          <w:rFonts w:hint="eastAsia"/>
          <w:sz w:val="24"/>
          <w:szCs w:val="28"/>
        </w:rPr>
        <w:t>（工具变量）</w:t>
      </w:r>
      <w:r w:rsidR="0000248F">
        <w:rPr>
          <w:rFonts w:hint="eastAsia"/>
          <w:sz w:val="24"/>
          <w:szCs w:val="28"/>
        </w:rPr>
        <w:t>与暴露因素强相关（关联性），遗传变异不与混淆因素相关</w:t>
      </w:r>
      <w:r w:rsidR="001769CC">
        <w:rPr>
          <w:rFonts w:hint="eastAsia"/>
          <w:sz w:val="24"/>
          <w:szCs w:val="28"/>
        </w:rPr>
        <w:t>（独立性</w:t>
      </w:r>
      <w:r w:rsidR="00AC7B67">
        <w:rPr>
          <w:rFonts w:hint="eastAsia"/>
          <w:sz w:val="24"/>
          <w:szCs w:val="28"/>
        </w:rPr>
        <w:t>，</w:t>
      </w:r>
      <w:proofErr w:type="gramStart"/>
      <w:r w:rsidR="00AC7B67">
        <w:rPr>
          <w:rFonts w:hint="eastAsia"/>
          <w:sz w:val="24"/>
          <w:szCs w:val="28"/>
        </w:rPr>
        <w:t>弱工具</w:t>
      </w:r>
      <w:proofErr w:type="gramEnd"/>
      <w:r w:rsidR="00AC7B67">
        <w:rPr>
          <w:rFonts w:hint="eastAsia"/>
          <w:sz w:val="24"/>
          <w:szCs w:val="28"/>
        </w:rPr>
        <w:t>变量会导致偏移</w:t>
      </w:r>
      <w:r w:rsidR="001769CC">
        <w:rPr>
          <w:rFonts w:hint="eastAsia"/>
          <w:sz w:val="24"/>
          <w:szCs w:val="28"/>
        </w:rPr>
        <w:t>），遗传变异不与</w:t>
      </w:r>
      <w:r w:rsidR="0000172A">
        <w:rPr>
          <w:rFonts w:hint="eastAsia"/>
          <w:sz w:val="24"/>
          <w:szCs w:val="28"/>
        </w:rPr>
        <w:t>结局变量</w:t>
      </w:r>
      <w:r w:rsidR="001769CC">
        <w:rPr>
          <w:rFonts w:hint="eastAsia"/>
          <w:sz w:val="24"/>
          <w:szCs w:val="28"/>
        </w:rPr>
        <w:t>直接相关（排他性）</w:t>
      </w:r>
      <w:r w:rsidR="00586202">
        <w:rPr>
          <w:rFonts w:hint="eastAsia"/>
          <w:sz w:val="24"/>
          <w:szCs w:val="28"/>
        </w:rPr>
        <w:t>；根据孟德尔第一二定律（分离，自由组合），基因型可以作为工具变量</w:t>
      </w:r>
      <w:r w:rsidR="00143990">
        <w:rPr>
          <w:rFonts w:hint="eastAsia"/>
          <w:sz w:val="24"/>
          <w:szCs w:val="28"/>
        </w:rPr>
        <w:t>；使用遗传变异作为工具</w:t>
      </w:r>
      <w:r w:rsidR="00C66F46">
        <w:rPr>
          <w:rFonts w:hint="eastAsia"/>
          <w:sz w:val="24"/>
          <w:szCs w:val="28"/>
        </w:rPr>
        <w:t>推断暴露与结局之间的因果关系</w:t>
      </w:r>
      <w:r w:rsidR="00CE6564">
        <w:rPr>
          <w:rFonts w:hint="eastAsia"/>
          <w:sz w:val="24"/>
          <w:szCs w:val="28"/>
        </w:rPr>
        <w:t>；优势：基因随机分配；不需要大样本RCT</w:t>
      </w:r>
      <w:r w:rsidR="004435FF">
        <w:rPr>
          <w:rFonts w:hint="eastAsia"/>
          <w:sz w:val="24"/>
          <w:szCs w:val="28"/>
        </w:rPr>
        <w:t>（伦理，开销</w:t>
      </w:r>
      <w:r w:rsidR="009D7366">
        <w:rPr>
          <w:rFonts w:hint="eastAsia"/>
          <w:sz w:val="24"/>
          <w:szCs w:val="28"/>
        </w:rPr>
        <w:t>，混杂因素多/难控制</w:t>
      </w:r>
      <w:r w:rsidR="004435FF">
        <w:rPr>
          <w:rFonts w:hint="eastAsia"/>
          <w:sz w:val="24"/>
          <w:szCs w:val="28"/>
        </w:rPr>
        <w:t>）</w:t>
      </w:r>
      <w:r w:rsidR="006744E1">
        <w:rPr>
          <w:rFonts w:hint="eastAsia"/>
          <w:sz w:val="24"/>
          <w:szCs w:val="28"/>
        </w:rPr>
        <w:t>；越来越多的GWAS可以直接用</w:t>
      </w:r>
    </w:p>
    <w:p w14:paraId="4C0FCCCE" w14:textId="6198AD85" w:rsidR="0080011C" w:rsidRPr="0080011C" w:rsidRDefault="0080011C" w:rsidP="002C77BB">
      <w:pPr>
        <w:rPr>
          <w:rFonts w:hint="eastAsia"/>
          <w:sz w:val="24"/>
          <w:szCs w:val="28"/>
        </w:rPr>
      </w:pPr>
      <w:r w:rsidRPr="0080011C">
        <w:rPr>
          <w:rFonts w:hint="eastAsia"/>
          <w:b/>
          <w:bCs/>
          <w:sz w:val="24"/>
          <w:szCs w:val="28"/>
        </w:rPr>
        <w:t>结果解读：</w:t>
      </w:r>
      <w:r>
        <w:rPr>
          <w:rFonts w:hint="eastAsia"/>
          <w:sz w:val="24"/>
          <w:szCs w:val="28"/>
        </w:rPr>
        <w:t>往往是</w:t>
      </w:r>
      <w:r w:rsidR="00924A51">
        <w:rPr>
          <w:rFonts w:hint="eastAsia"/>
          <w:sz w:val="24"/>
          <w:szCs w:val="28"/>
        </w:rPr>
        <w:t>OR的值，CI和p值</w:t>
      </w:r>
      <w:r w:rsidR="002B6A4F">
        <w:rPr>
          <w:rFonts w:hint="eastAsia"/>
          <w:sz w:val="24"/>
          <w:szCs w:val="28"/>
        </w:rPr>
        <w:t>；Cochran</w:t>
      </w:r>
      <w:proofErr w:type="gramStart"/>
      <w:r w:rsidR="002B6A4F">
        <w:rPr>
          <w:rFonts w:hint="eastAsia"/>
          <w:sz w:val="24"/>
          <w:szCs w:val="28"/>
        </w:rPr>
        <w:t>‘</w:t>
      </w:r>
      <w:proofErr w:type="gramEnd"/>
      <w:r w:rsidR="002B6A4F">
        <w:rPr>
          <w:rFonts w:hint="eastAsia"/>
          <w:sz w:val="24"/>
          <w:szCs w:val="28"/>
        </w:rPr>
        <w:t>s Q:表示不同SNPs对结果的质异性，看其p值，p显著那么就是质异</w:t>
      </w:r>
      <w:r w:rsidR="00E92F76">
        <w:rPr>
          <w:rFonts w:hint="eastAsia"/>
          <w:sz w:val="24"/>
          <w:szCs w:val="28"/>
        </w:rPr>
        <w:t>；MR-</w:t>
      </w:r>
      <w:r w:rsidR="005E2024">
        <w:rPr>
          <w:rFonts w:hint="eastAsia"/>
          <w:sz w:val="24"/>
          <w:szCs w:val="28"/>
        </w:rPr>
        <w:t>Egger</w:t>
      </w:r>
      <w:r w:rsidR="00CA3E3B">
        <w:rPr>
          <w:rFonts w:hint="eastAsia"/>
          <w:sz w:val="24"/>
          <w:szCs w:val="28"/>
        </w:rPr>
        <w:t>应对</w:t>
      </w:r>
      <w:r w:rsidR="005E2024">
        <w:rPr>
          <w:rFonts w:hint="eastAsia"/>
          <w:sz w:val="24"/>
          <w:szCs w:val="28"/>
        </w:rPr>
        <w:t>方向性多效性</w:t>
      </w:r>
      <w:r w:rsidR="001213E7">
        <w:rPr>
          <w:rFonts w:hint="eastAsia"/>
          <w:sz w:val="24"/>
          <w:szCs w:val="28"/>
        </w:rPr>
        <w:t>（多个路径导致同样的结果，也就是混杂因素）</w:t>
      </w:r>
      <w:r w:rsidR="00D423DF">
        <w:rPr>
          <w:rFonts w:hint="eastAsia"/>
          <w:sz w:val="24"/>
          <w:szCs w:val="28"/>
        </w:rPr>
        <w:t>，看截距（显著非0，存在多效性）</w:t>
      </w:r>
    </w:p>
    <w:p w14:paraId="2CF2C69F" w14:textId="36A22F79" w:rsidR="009F3C02" w:rsidRDefault="00EA602E" w:rsidP="002C77BB">
      <w:pPr>
        <w:rPr>
          <w:rFonts w:hint="eastAsia"/>
          <w:sz w:val="24"/>
          <w:szCs w:val="28"/>
        </w:rPr>
      </w:pPr>
      <w:r w:rsidRPr="00EA602E">
        <w:rPr>
          <w:rFonts w:hint="eastAsia"/>
          <w:b/>
          <w:bCs/>
          <w:sz w:val="24"/>
          <w:szCs w:val="28"/>
        </w:rPr>
        <w:t>可视化解读</w:t>
      </w:r>
      <w:r>
        <w:rPr>
          <w:rFonts w:hint="eastAsia"/>
          <w:b/>
          <w:bCs/>
          <w:sz w:val="24"/>
          <w:szCs w:val="28"/>
        </w:rPr>
        <w:t>：</w:t>
      </w:r>
      <w:r w:rsidR="007C27EA" w:rsidRPr="008602A8">
        <w:rPr>
          <w:rFonts w:hint="eastAsia"/>
          <w:b/>
          <w:bCs/>
          <w:sz w:val="24"/>
          <w:szCs w:val="28"/>
        </w:rPr>
        <w:t>森林图</w:t>
      </w:r>
      <w:r w:rsidR="007C27EA">
        <w:rPr>
          <w:rFonts w:hint="eastAsia"/>
          <w:sz w:val="24"/>
          <w:szCs w:val="28"/>
        </w:rPr>
        <w:t>：</w:t>
      </w:r>
      <w:r w:rsidR="00D06729">
        <w:rPr>
          <w:rFonts w:hint="eastAsia"/>
          <w:sz w:val="24"/>
          <w:szCs w:val="28"/>
        </w:rPr>
        <w:t>是CI</w:t>
      </w:r>
      <w:r w:rsidR="00D21F30">
        <w:rPr>
          <w:rFonts w:hint="eastAsia"/>
          <w:sz w:val="24"/>
          <w:szCs w:val="28"/>
        </w:rPr>
        <w:t>，看总体和</w:t>
      </w:r>
      <w:r w:rsidR="00D960AF">
        <w:rPr>
          <w:rFonts w:hint="eastAsia"/>
          <w:sz w:val="24"/>
          <w:szCs w:val="28"/>
        </w:rPr>
        <w:t>每个的</w:t>
      </w:r>
      <w:r w:rsidR="00D21F30">
        <w:rPr>
          <w:rFonts w:hint="eastAsia"/>
          <w:sz w:val="24"/>
          <w:szCs w:val="28"/>
        </w:rPr>
        <w:t>分布</w:t>
      </w:r>
      <w:r w:rsidR="00B2238A">
        <w:rPr>
          <w:rFonts w:hint="eastAsia"/>
          <w:sz w:val="24"/>
          <w:szCs w:val="28"/>
        </w:rPr>
        <w:t>，质异性分析；</w:t>
      </w:r>
      <w:r w:rsidR="005E4FF0" w:rsidRPr="008602A8">
        <w:rPr>
          <w:rFonts w:hint="eastAsia"/>
          <w:b/>
          <w:bCs/>
          <w:sz w:val="24"/>
          <w:szCs w:val="28"/>
        </w:rPr>
        <w:t>散点图</w:t>
      </w:r>
      <w:r w:rsidR="005E4FF0">
        <w:rPr>
          <w:rFonts w:hint="eastAsia"/>
          <w:sz w:val="24"/>
          <w:szCs w:val="28"/>
        </w:rPr>
        <w:t>：</w:t>
      </w:r>
      <w:r w:rsidR="008A17DB">
        <w:rPr>
          <w:rFonts w:hint="eastAsia"/>
          <w:sz w:val="24"/>
          <w:szCs w:val="28"/>
        </w:rPr>
        <w:t>X：</w:t>
      </w:r>
      <w:r w:rsidR="00F32561">
        <w:rPr>
          <w:rFonts w:hint="eastAsia"/>
          <w:sz w:val="24"/>
          <w:szCs w:val="28"/>
        </w:rPr>
        <w:t>SNP</w:t>
      </w:r>
      <w:r w:rsidR="008A17DB">
        <w:rPr>
          <w:rFonts w:hint="eastAsia"/>
          <w:sz w:val="24"/>
          <w:szCs w:val="28"/>
        </w:rPr>
        <w:t>对暴露的效应</w:t>
      </w:r>
      <w:r w:rsidR="00637B44">
        <w:rPr>
          <w:rFonts w:hint="eastAsia"/>
          <w:sz w:val="24"/>
          <w:szCs w:val="28"/>
        </w:rPr>
        <w:t>，Y：对结局的效应</w:t>
      </w:r>
      <w:r w:rsidR="0082652C">
        <w:rPr>
          <w:rFonts w:hint="eastAsia"/>
          <w:sz w:val="24"/>
          <w:szCs w:val="28"/>
        </w:rPr>
        <w:t>；效应指的是</w:t>
      </w:r>
      <w:r w:rsidR="00C348CF">
        <w:rPr>
          <w:rFonts w:hint="eastAsia"/>
          <w:sz w:val="24"/>
          <w:szCs w:val="28"/>
        </w:rPr>
        <w:t>离散型</w:t>
      </w:r>
      <w:r w:rsidR="0082652C">
        <w:rPr>
          <w:rFonts w:hint="eastAsia"/>
          <w:sz w:val="24"/>
          <w:szCs w:val="28"/>
        </w:rPr>
        <w:t>回归系数</w:t>
      </w:r>
      <w:r w:rsidR="008602A8">
        <w:rPr>
          <w:rFonts w:hint="eastAsia"/>
          <w:sz w:val="24"/>
          <w:szCs w:val="28"/>
        </w:rPr>
        <w:t>；</w:t>
      </w:r>
      <w:r w:rsidR="008602A8" w:rsidRPr="008602A8">
        <w:rPr>
          <w:rFonts w:hint="eastAsia"/>
          <w:b/>
          <w:bCs/>
          <w:sz w:val="24"/>
          <w:szCs w:val="28"/>
        </w:rPr>
        <w:t>漏斗图</w:t>
      </w:r>
      <w:r w:rsidR="008602A8">
        <w:rPr>
          <w:rFonts w:hint="eastAsia"/>
          <w:sz w:val="24"/>
          <w:szCs w:val="28"/>
        </w:rPr>
        <w:t>：</w:t>
      </w:r>
      <w:r w:rsidR="00B72643">
        <w:rPr>
          <w:rFonts w:hint="eastAsia"/>
          <w:sz w:val="24"/>
          <w:szCs w:val="28"/>
        </w:rPr>
        <w:t>对称，否则考虑质异性</w:t>
      </w:r>
      <w:r w:rsidR="00F4363C">
        <w:rPr>
          <w:rFonts w:hint="eastAsia"/>
          <w:sz w:val="24"/>
          <w:szCs w:val="28"/>
        </w:rPr>
        <w:t>；点都在底部，存在发布偏见</w:t>
      </w:r>
      <w:r w:rsidR="00C059AB">
        <w:rPr>
          <w:rFonts w:hint="eastAsia"/>
          <w:sz w:val="24"/>
          <w:szCs w:val="28"/>
        </w:rPr>
        <w:t>或系统误差</w:t>
      </w:r>
      <w:r w:rsidR="00205724">
        <w:rPr>
          <w:rFonts w:hint="eastAsia"/>
          <w:sz w:val="24"/>
          <w:szCs w:val="28"/>
        </w:rPr>
        <w:t>；离群值</w:t>
      </w:r>
    </w:p>
    <w:p w14:paraId="75FBF9B3" w14:textId="77777777" w:rsidR="000F4835" w:rsidRDefault="000F4835" w:rsidP="002C77BB">
      <w:pPr>
        <w:rPr>
          <w:rFonts w:hint="eastAsia"/>
          <w:sz w:val="24"/>
          <w:szCs w:val="28"/>
        </w:rPr>
      </w:pPr>
    </w:p>
    <w:p w14:paraId="53E98167" w14:textId="60959A4E" w:rsidR="000F4835" w:rsidRDefault="000F4835" w:rsidP="002C77BB">
      <w:pPr>
        <w:rPr>
          <w:rFonts w:hint="eastAsia"/>
          <w:sz w:val="36"/>
          <w:szCs w:val="40"/>
        </w:rPr>
      </w:pPr>
      <w:r w:rsidRPr="00F67B8C">
        <w:rPr>
          <w:rFonts w:hint="eastAsia"/>
          <w:sz w:val="36"/>
          <w:szCs w:val="40"/>
        </w:rPr>
        <w:t>2.</w:t>
      </w:r>
      <w:r w:rsidR="001274B0">
        <w:rPr>
          <w:rFonts w:hint="eastAsia"/>
          <w:sz w:val="36"/>
          <w:szCs w:val="40"/>
        </w:rPr>
        <w:t>5 突变功能注释</w:t>
      </w:r>
    </w:p>
    <w:p w14:paraId="0E007806" w14:textId="100AA264" w:rsidR="000F4835" w:rsidRPr="00777DC5" w:rsidRDefault="00777DC5" w:rsidP="002C77BB">
      <w:pPr>
        <w:rPr>
          <w:rFonts w:hint="eastAsia"/>
          <w:sz w:val="24"/>
          <w:szCs w:val="28"/>
        </w:rPr>
      </w:pPr>
      <w:r w:rsidRPr="00777DC5">
        <w:rPr>
          <w:rFonts w:hint="eastAsia"/>
          <w:b/>
          <w:bCs/>
          <w:sz w:val="24"/>
          <w:szCs w:val="28"/>
        </w:rPr>
        <w:t>功能注释：</w:t>
      </w:r>
      <w:r>
        <w:rPr>
          <w:rFonts w:hint="eastAsia"/>
          <w:sz w:val="24"/>
          <w:szCs w:val="28"/>
        </w:rPr>
        <w:t>区分有害/中性：</w:t>
      </w:r>
      <w:r w:rsidR="00C704B8">
        <w:rPr>
          <w:rFonts w:hint="eastAsia"/>
          <w:sz w:val="24"/>
          <w:szCs w:val="28"/>
        </w:rPr>
        <w:t>氨基酸的替换分数</w:t>
      </w:r>
      <w:r w:rsidR="005A267E">
        <w:rPr>
          <w:rFonts w:hint="eastAsia"/>
          <w:sz w:val="24"/>
          <w:szCs w:val="28"/>
        </w:rPr>
        <w:t>，正中性，负有害</w:t>
      </w:r>
    </w:p>
    <w:p w14:paraId="2CAA80D2" w14:textId="17D9E9E2" w:rsidR="00150279" w:rsidRDefault="00092935" w:rsidP="002C77BB">
      <w:pPr>
        <w:rPr>
          <w:rFonts w:hint="eastAsia"/>
          <w:sz w:val="24"/>
          <w:szCs w:val="28"/>
        </w:rPr>
      </w:pPr>
      <w:r w:rsidRPr="00092935">
        <w:rPr>
          <w:rFonts w:hint="eastAsia"/>
          <w:b/>
          <w:bCs/>
          <w:sz w:val="24"/>
          <w:szCs w:val="28"/>
        </w:rPr>
        <w:t>主流工具</w:t>
      </w:r>
      <w:r>
        <w:rPr>
          <w:rFonts w:hint="eastAsia"/>
          <w:b/>
          <w:bCs/>
          <w:sz w:val="24"/>
          <w:szCs w:val="28"/>
        </w:rPr>
        <w:t>：</w:t>
      </w:r>
    </w:p>
    <w:tbl>
      <w:tblPr>
        <w:tblStyle w:val="af3"/>
        <w:tblW w:w="0" w:type="auto"/>
        <w:tblLook w:val="04A0" w:firstRow="1" w:lastRow="0" w:firstColumn="1" w:lastColumn="0" w:noHBand="0" w:noVBand="1"/>
      </w:tblPr>
      <w:tblGrid>
        <w:gridCol w:w="1339"/>
        <w:gridCol w:w="1985"/>
        <w:gridCol w:w="1657"/>
        <w:gridCol w:w="1657"/>
        <w:gridCol w:w="1658"/>
      </w:tblGrid>
      <w:tr w:rsidR="00396E54" w14:paraId="7DC9FD2C" w14:textId="77777777" w:rsidTr="009312CC">
        <w:tc>
          <w:tcPr>
            <w:tcW w:w="1329" w:type="dxa"/>
          </w:tcPr>
          <w:p w14:paraId="2E64C762" w14:textId="04365CCE" w:rsidR="00396E54" w:rsidRDefault="00396E54" w:rsidP="002C77BB">
            <w:pPr>
              <w:rPr>
                <w:rFonts w:hint="eastAsia"/>
                <w:sz w:val="24"/>
                <w:szCs w:val="28"/>
              </w:rPr>
            </w:pPr>
            <w:r>
              <w:rPr>
                <w:rFonts w:hint="eastAsia"/>
                <w:sz w:val="24"/>
                <w:szCs w:val="28"/>
              </w:rPr>
              <w:t>工具</w:t>
            </w:r>
          </w:p>
        </w:tc>
        <w:tc>
          <w:tcPr>
            <w:tcW w:w="1989" w:type="dxa"/>
          </w:tcPr>
          <w:p w14:paraId="6B41CA8C" w14:textId="670C15DC" w:rsidR="00396E54" w:rsidRDefault="00396E54" w:rsidP="002C77BB">
            <w:pPr>
              <w:rPr>
                <w:rFonts w:hint="eastAsia"/>
                <w:sz w:val="24"/>
                <w:szCs w:val="28"/>
              </w:rPr>
            </w:pPr>
            <w:r>
              <w:rPr>
                <w:rFonts w:hint="eastAsia"/>
                <w:sz w:val="24"/>
                <w:szCs w:val="28"/>
              </w:rPr>
              <w:t>原理</w:t>
            </w:r>
          </w:p>
        </w:tc>
        <w:tc>
          <w:tcPr>
            <w:tcW w:w="1659" w:type="dxa"/>
          </w:tcPr>
          <w:p w14:paraId="560455CB" w14:textId="07CCE8DE" w:rsidR="00396E54" w:rsidRDefault="00396E54" w:rsidP="002C77BB">
            <w:pPr>
              <w:rPr>
                <w:rFonts w:hint="eastAsia"/>
                <w:sz w:val="24"/>
                <w:szCs w:val="28"/>
              </w:rPr>
            </w:pPr>
            <w:r>
              <w:rPr>
                <w:rFonts w:hint="eastAsia"/>
                <w:sz w:val="24"/>
                <w:szCs w:val="28"/>
              </w:rPr>
              <w:t>输入</w:t>
            </w:r>
          </w:p>
        </w:tc>
        <w:tc>
          <w:tcPr>
            <w:tcW w:w="1659" w:type="dxa"/>
          </w:tcPr>
          <w:p w14:paraId="7F5C2D2D" w14:textId="70C67E1A" w:rsidR="00396E54" w:rsidRDefault="00396E54" w:rsidP="002C77BB">
            <w:pPr>
              <w:rPr>
                <w:rFonts w:hint="eastAsia"/>
                <w:sz w:val="24"/>
                <w:szCs w:val="28"/>
              </w:rPr>
            </w:pPr>
            <w:r>
              <w:rPr>
                <w:rFonts w:hint="eastAsia"/>
                <w:sz w:val="24"/>
                <w:szCs w:val="28"/>
              </w:rPr>
              <w:t>优势</w:t>
            </w:r>
          </w:p>
        </w:tc>
        <w:tc>
          <w:tcPr>
            <w:tcW w:w="1660" w:type="dxa"/>
          </w:tcPr>
          <w:p w14:paraId="0E3E0EC9" w14:textId="419AEA4A" w:rsidR="00396E54" w:rsidRDefault="00396E54" w:rsidP="002C77BB">
            <w:pPr>
              <w:rPr>
                <w:rFonts w:hint="eastAsia"/>
                <w:sz w:val="24"/>
                <w:szCs w:val="28"/>
              </w:rPr>
            </w:pPr>
            <w:r>
              <w:rPr>
                <w:rFonts w:hint="eastAsia"/>
                <w:sz w:val="24"/>
                <w:szCs w:val="28"/>
              </w:rPr>
              <w:t>局限</w:t>
            </w:r>
          </w:p>
        </w:tc>
      </w:tr>
      <w:tr w:rsidR="00396E54" w14:paraId="1B9A99CD" w14:textId="77777777" w:rsidTr="009312CC">
        <w:tc>
          <w:tcPr>
            <w:tcW w:w="1329" w:type="dxa"/>
          </w:tcPr>
          <w:p w14:paraId="49027E1D" w14:textId="59ACA547" w:rsidR="00396E54" w:rsidRDefault="00396E54" w:rsidP="002C77BB">
            <w:pPr>
              <w:rPr>
                <w:rFonts w:hint="eastAsia"/>
                <w:sz w:val="24"/>
                <w:szCs w:val="28"/>
              </w:rPr>
            </w:pPr>
            <w:r>
              <w:rPr>
                <w:rFonts w:hint="eastAsia"/>
                <w:sz w:val="24"/>
                <w:szCs w:val="28"/>
              </w:rPr>
              <w:lastRenderedPageBreak/>
              <w:t>SIFT</w:t>
            </w:r>
          </w:p>
        </w:tc>
        <w:tc>
          <w:tcPr>
            <w:tcW w:w="1989" w:type="dxa"/>
          </w:tcPr>
          <w:p w14:paraId="7FAD058F" w14:textId="11A658A8" w:rsidR="00396E54" w:rsidRDefault="009B10C4" w:rsidP="002C77BB">
            <w:pPr>
              <w:rPr>
                <w:rFonts w:hint="eastAsia"/>
                <w:sz w:val="24"/>
                <w:szCs w:val="28"/>
              </w:rPr>
            </w:pPr>
            <w:r>
              <w:rPr>
                <w:rFonts w:hint="eastAsia"/>
                <w:sz w:val="24"/>
                <w:szCs w:val="28"/>
              </w:rPr>
              <w:t>跨物种保守性</w:t>
            </w:r>
          </w:p>
        </w:tc>
        <w:tc>
          <w:tcPr>
            <w:tcW w:w="1659" w:type="dxa"/>
          </w:tcPr>
          <w:p w14:paraId="2BBB35C9" w14:textId="78A8F01D" w:rsidR="00396E54" w:rsidRDefault="009B10C4" w:rsidP="002C77BB">
            <w:pPr>
              <w:rPr>
                <w:rFonts w:hint="eastAsia"/>
                <w:sz w:val="24"/>
                <w:szCs w:val="28"/>
              </w:rPr>
            </w:pPr>
            <w:r>
              <w:rPr>
                <w:rFonts w:hint="eastAsia"/>
                <w:sz w:val="24"/>
                <w:szCs w:val="28"/>
              </w:rPr>
              <w:t>氨基酸序列</w:t>
            </w:r>
          </w:p>
        </w:tc>
        <w:tc>
          <w:tcPr>
            <w:tcW w:w="1659" w:type="dxa"/>
          </w:tcPr>
          <w:p w14:paraId="480B3D28" w14:textId="78C1023B" w:rsidR="00396E54" w:rsidRDefault="008134AC" w:rsidP="002C77BB">
            <w:pPr>
              <w:rPr>
                <w:rFonts w:hint="eastAsia"/>
                <w:sz w:val="24"/>
                <w:szCs w:val="28"/>
              </w:rPr>
            </w:pPr>
            <w:r>
              <w:rPr>
                <w:rFonts w:hint="eastAsia"/>
                <w:sz w:val="24"/>
                <w:szCs w:val="28"/>
              </w:rPr>
              <w:t>简单，适用于氨基酸替换</w:t>
            </w:r>
          </w:p>
        </w:tc>
        <w:tc>
          <w:tcPr>
            <w:tcW w:w="1660" w:type="dxa"/>
          </w:tcPr>
          <w:p w14:paraId="7235F8E7" w14:textId="33E27391" w:rsidR="00396E54" w:rsidRDefault="00253DDB" w:rsidP="002C77BB">
            <w:pPr>
              <w:rPr>
                <w:rFonts w:hint="eastAsia"/>
                <w:sz w:val="24"/>
                <w:szCs w:val="28"/>
              </w:rPr>
            </w:pPr>
            <w:r>
              <w:rPr>
                <w:rFonts w:hint="eastAsia"/>
                <w:sz w:val="24"/>
                <w:szCs w:val="28"/>
              </w:rPr>
              <w:t>覆盖率低，假阴性高</w:t>
            </w:r>
          </w:p>
        </w:tc>
      </w:tr>
      <w:tr w:rsidR="00396E54" w14:paraId="6FC589CB" w14:textId="77777777" w:rsidTr="009312CC">
        <w:tc>
          <w:tcPr>
            <w:tcW w:w="1329" w:type="dxa"/>
          </w:tcPr>
          <w:p w14:paraId="150B05E6" w14:textId="21F29C4F" w:rsidR="00396E54" w:rsidRDefault="00253DDB" w:rsidP="002C77BB">
            <w:pPr>
              <w:rPr>
                <w:rFonts w:hint="eastAsia"/>
                <w:sz w:val="24"/>
                <w:szCs w:val="28"/>
              </w:rPr>
            </w:pPr>
            <w:r>
              <w:rPr>
                <w:rFonts w:hint="eastAsia"/>
                <w:sz w:val="24"/>
                <w:szCs w:val="28"/>
              </w:rPr>
              <w:t>PolyPhen2</w:t>
            </w:r>
          </w:p>
        </w:tc>
        <w:tc>
          <w:tcPr>
            <w:tcW w:w="1989" w:type="dxa"/>
          </w:tcPr>
          <w:p w14:paraId="62EDF369" w14:textId="2D9633E8" w:rsidR="00396E54" w:rsidRDefault="00177F2A" w:rsidP="002C77BB">
            <w:pPr>
              <w:rPr>
                <w:rFonts w:hint="eastAsia"/>
                <w:sz w:val="24"/>
                <w:szCs w:val="28"/>
              </w:rPr>
            </w:pPr>
            <w:r>
              <w:rPr>
                <w:rFonts w:hint="eastAsia"/>
                <w:sz w:val="24"/>
                <w:szCs w:val="28"/>
              </w:rPr>
              <w:t>结构+</w:t>
            </w:r>
            <w:r w:rsidR="00FB7A08">
              <w:rPr>
                <w:rFonts w:hint="eastAsia"/>
                <w:sz w:val="24"/>
                <w:szCs w:val="28"/>
              </w:rPr>
              <w:t>特殊位点+</w:t>
            </w:r>
            <w:r w:rsidR="008523CF">
              <w:rPr>
                <w:rFonts w:hint="eastAsia"/>
                <w:sz w:val="24"/>
                <w:szCs w:val="28"/>
              </w:rPr>
              <w:t>贝叶斯分类</w:t>
            </w:r>
          </w:p>
        </w:tc>
        <w:tc>
          <w:tcPr>
            <w:tcW w:w="1659" w:type="dxa"/>
          </w:tcPr>
          <w:p w14:paraId="5D9FFF73" w14:textId="621DF521" w:rsidR="00396E54" w:rsidRDefault="008523CF" w:rsidP="002C77BB">
            <w:pPr>
              <w:rPr>
                <w:rFonts w:hint="eastAsia"/>
                <w:sz w:val="24"/>
                <w:szCs w:val="28"/>
              </w:rPr>
            </w:pPr>
            <w:r>
              <w:rPr>
                <w:rFonts w:hint="eastAsia"/>
                <w:sz w:val="24"/>
                <w:szCs w:val="28"/>
              </w:rPr>
              <w:t>蛋白3D结构，</w:t>
            </w:r>
            <w:r w:rsidR="000E4213">
              <w:rPr>
                <w:rFonts w:hint="eastAsia"/>
                <w:sz w:val="24"/>
                <w:szCs w:val="28"/>
              </w:rPr>
              <w:t>MSA</w:t>
            </w:r>
          </w:p>
        </w:tc>
        <w:tc>
          <w:tcPr>
            <w:tcW w:w="1659" w:type="dxa"/>
          </w:tcPr>
          <w:p w14:paraId="5E17C5BA" w14:textId="742E3AB5" w:rsidR="00396E54" w:rsidRDefault="005A4F20" w:rsidP="002C77BB">
            <w:pPr>
              <w:rPr>
                <w:rFonts w:hint="eastAsia"/>
                <w:sz w:val="24"/>
                <w:szCs w:val="28"/>
              </w:rPr>
            </w:pPr>
            <w:r>
              <w:rPr>
                <w:rFonts w:hint="eastAsia"/>
                <w:sz w:val="24"/>
                <w:szCs w:val="28"/>
              </w:rPr>
              <w:t>结构信息丰富时效好</w:t>
            </w:r>
          </w:p>
        </w:tc>
        <w:tc>
          <w:tcPr>
            <w:tcW w:w="1660" w:type="dxa"/>
          </w:tcPr>
          <w:p w14:paraId="51096070" w14:textId="24E1F9BD" w:rsidR="00396E54" w:rsidRDefault="00853130" w:rsidP="002C77BB">
            <w:pPr>
              <w:rPr>
                <w:rFonts w:hint="eastAsia"/>
                <w:sz w:val="24"/>
                <w:szCs w:val="28"/>
              </w:rPr>
            </w:pPr>
            <w:r>
              <w:rPr>
                <w:rFonts w:hint="eastAsia"/>
                <w:sz w:val="24"/>
                <w:szCs w:val="28"/>
              </w:rPr>
              <w:t>结构依赖强，需要经验规则</w:t>
            </w:r>
          </w:p>
        </w:tc>
      </w:tr>
      <w:tr w:rsidR="00396E54" w14:paraId="1DCDFDA7" w14:textId="77777777" w:rsidTr="009312CC">
        <w:trPr>
          <w:trHeight w:val="54"/>
        </w:trPr>
        <w:tc>
          <w:tcPr>
            <w:tcW w:w="1329" w:type="dxa"/>
          </w:tcPr>
          <w:p w14:paraId="08441A2D" w14:textId="2BB5FCD8" w:rsidR="00396E54" w:rsidRDefault="0019590D" w:rsidP="0019590D">
            <w:pPr>
              <w:jc w:val="center"/>
              <w:rPr>
                <w:rFonts w:hint="eastAsia"/>
                <w:sz w:val="24"/>
                <w:szCs w:val="28"/>
              </w:rPr>
            </w:pPr>
            <w:r>
              <w:rPr>
                <w:rFonts w:hint="eastAsia"/>
                <w:sz w:val="24"/>
                <w:szCs w:val="28"/>
              </w:rPr>
              <w:t>CADD</w:t>
            </w:r>
          </w:p>
        </w:tc>
        <w:tc>
          <w:tcPr>
            <w:tcW w:w="1989" w:type="dxa"/>
          </w:tcPr>
          <w:p w14:paraId="37ACD357" w14:textId="3F2CE3C6" w:rsidR="00396E54" w:rsidRDefault="00DD50BA" w:rsidP="002C77BB">
            <w:pPr>
              <w:rPr>
                <w:rFonts w:hint="eastAsia"/>
                <w:sz w:val="24"/>
                <w:szCs w:val="28"/>
              </w:rPr>
            </w:pPr>
            <w:r>
              <w:rPr>
                <w:rFonts w:hint="eastAsia"/>
                <w:sz w:val="24"/>
                <w:szCs w:val="28"/>
              </w:rPr>
              <w:t>支持</w:t>
            </w:r>
            <w:proofErr w:type="gramStart"/>
            <w:r>
              <w:rPr>
                <w:rFonts w:hint="eastAsia"/>
                <w:sz w:val="24"/>
                <w:szCs w:val="28"/>
              </w:rPr>
              <w:t>向量机整合</w:t>
            </w:r>
            <w:proofErr w:type="gramEnd"/>
            <w:r>
              <w:rPr>
                <w:rFonts w:hint="eastAsia"/>
                <w:sz w:val="24"/>
                <w:szCs w:val="28"/>
              </w:rPr>
              <w:t>多工具注释</w:t>
            </w:r>
          </w:p>
        </w:tc>
        <w:tc>
          <w:tcPr>
            <w:tcW w:w="1659" w:type="dxa"/>
          </w:tcPr>
          <w:p w14:paraId="7C3483C6" w14:textId="144727BA" w:rsidR="00396E54" w:rsidRDefault="00DD50BA" w:rsidP="002C77BB">
            <w:pPr>
              <w:rPr>
                <w:rFonts w:hint="eastAsia"/>
                <w:sz w:val="24"/>
                <w:szCs w:val="28"/>
              </w:rPr>
            </w:pPr>
            <w:r>
              <w:rPr>
                <w:rFonts w:hint="eastAsia"/>
                <w:sz w:val="24"/>
                <w:szCs w:val="28"/>
              </w:rPr>
              <w:t>多维功能注释数据</w:t>
            </w:r>
          </w:p>
        </w:tc>
        <w:tc>
          <w:tcPr>
            <w:tcW w:w="1659" w:type="dxa"/>
          </w:tcPr>
          <w:p w14:paraId="05B0349A" w14:textId="0B781681" w:rsidR="00396E54" w:rsidRDefault="00DD50BA" w:rsidP="002C77BB">
            <w:pPr>
              <w:rPr>
                <w:rFonts w:hint="eastAsia"/>
                <w:sz w:val="24"/>
                <w:szCs w:val="28"/>
              </w:rPr>
            </w:pPr>
            <w:r>
              <w:rPr>
                <w:rFonts w:hint="eastAsia"/>
                <w:sz w:val="24"/>
                <w:szCs w:val="28"/>
              </w:rPr>
              <w:t>整合性强，全基因组评估</w:t>
            </w:r>
            <w:r w:rsidR="00CD3D1A">
              <w:rPr>
                <w:rFonts w:hint="eastAsia"/>
                <w:sz w:val="24"/>
                <w:szCs w:val="28"/>
              </w:rPr>
              <w:t>，准确率高</w:t>
            </w:r>
          </w:p>
        </w:tc>
        <w:tc>
          <w:tcPr>
            <w:tcW w:w="1660" w:type="dxa"/>
          </w:tcPr>
          <w:p w14:paraId="53DE9A30" w14:textId="062EBCF2" w:rsidR="00396E54" w:rsidRDefault="00CD3D1A" w:rsidP="002C77BB">
            <w:pPr>
              <w:rPr>
                <w:rFonts w:hint="eastAsia"/>
                <w:sz w:val="24"/>
                <w:szCs w:val="28"/>
              </w:rPr>
            </w:pPr>
            <w:r>
              <w:rPr>
                <w:rFonts w:hint="eastAsia"/>
                <w:sz w:val="24"/>
                <w:szCs w:val="28"/>
              </w:rPr>
              <w:t>黑箱性强，结果解释难度大</w:t>
            </w:r>
          </w:p>
        </w:tc>
      </w:tr>
      <w:tr w:rsidR="00396E54" w14:paraId="42791155" w14:textId="77777777" w:rsidTr="009312CC">
        <w:tc>
          <w:tcPr>
            <w:tcW w:w="1329" w:type="dxa"/>
          </w:tcPr>
          <w:p w14:paraId="0288BDD2" w14:textId="640C99F8" w:rsidR="00396E54" w:rsidRDefault="005220B2" w:rsidP="002C77BB">
            <w:pPr>
              <w:rPr>
                <w:rFonts w:hint="eastAsia"/>
                <w:sz w:val="24"/>
                <w:szCs w:val="28"/>
              </w:rPr>
            </w:pPr>
            <w:r>
              <w:rPr>
                <w:rFonts w:hint="eastAsia"/>
                <w:sz w:val="24"/>
                <w:szCs w:val="28"/>
              </w:rPr>
              <w:t>ANNOVAR</w:t>
            </w:r>
          </w:p>
        </w:tc>
        <w:tc>
          <w:tcPr>
            <w:tcW w:w="1989" w:type="dxa"/>
          </w:tcPr>
          <w:p w14:paraId="52E6E613" w14:textId="3B8FD9EF" w:rsidR="00396E54" w:rsidRDefault="005220B2" w:rsidP="002C77BB">
            <w:pPr>
              <w:rPr>
                <w:rFonts w:hint="eastAsia"/>
                <w:sz w:val="24"/>
                <w:szCs w:val="28"/>
              </w:rPr>
            </w:pPr>
            <w:r>
              <w:rPr>
                <w:rFonts w:hint="eastAsia"/>
                <w:sz w:val="24"/>
                <w:szCs w:val="28"/>
              </w:rPr>
              <w:t>综合注释平台</w:t>
            </w:r>
          </w:p>
        </w:tc>
        <w:tc>
          <w:tcPr>
            <w:tcW w:w="1659" w:type="dxa"/>
          </w:tcPr>
          <w:p w14:paraId="7F153700" w14:textId="04E1E885" w:rsidR="00396E54" w:rsidRDefault="005220B2" w:rsidP="002C77BB">
            <w:pPr>
              <w:rPr>
                <w:rFonts w:hint="eastAsia"/>
                <w:sz w:val="24"/>
                <w:szCs w:val="28"/>
              </w:rPr>
            </w:pPr>
            <w:r>
              <w:rPr>
                <w:rFonts w:hint="eastAsia"/>
                <w:sz w:val="24"/>
                <w:szCs w:val="28"/>
              </w:rPr>
              <w:t>VCF+数据库</w:t>
            </w:r>
          </w:p>
        </w:tc>
        <w:tc>
          <w:tcPr>
            <w:tcW w:w="1659" w:type="dxa"/>
          </w:tcPr>
          <w:p w14:paraId="6BEBF282" w14:textId="0E0CDFB1" w:rsidR="00396E54" w:rsidRDefault="00323874" w:rsidP="002C77BB">
            <w:pPr>
              <w:rPr>
                <w:rFonts w:hint="eastAsia"/>
                <w:sz w:val="24"/>
                <w:szCs w:val="28"/>
              </w:rPr>
            </w:pPr>
            <w:r>
              <w:rPr>
                <w:rFonts w:hint="eastAsia"/>
                <w:sz w:val="24"/>
                <w:szCs w:val="28"/>
              </w:rPr>
              <w:t>支持多数据库批量分析</w:t>
            </w:r>
          </w:p>
        </w:tc>
        <w:tc>
          <w:tcPr>
            <w:tcW w:w="1660" w:type="dxa"/>
          </w:tcPr>
          <w:p w14:paraId="55C35AA3" w14:textId="626FA674" w:rsidR="00396E54" w:rsidRDefault="00323874" w:rsidP="002C77BB">
            <w:pPr>
              <w:rPr>
                <w:rFonts w:hint="eastAsia"/>
                <w:sz w:val="24"/>
                <w:szCs w:val="28"/>
              </w:rPr>
            </w:pPr>
            <w:r>
              <w:rPr>
                <w:rFonts w:hint="eastAsia"/>
                <w:sz w:val="24"/>
                <w:szCs w:val="28"/>
              </w:rPr>
              <w:t>不提供致病性评分</w:t>
            </w:r>
          </w:p>
        </w:tc>
      </w:tr>
    </w:tbl>
    <w:p w14:paraId="5855BA7D" w14:textId="23A232D2" w:rsidR="00092935" w:rsidRDefault="00EE02C2" w:rsidP="002C77BB">
      <w:pPr>
        <w:rPr>
          <w:rFonts w:hint="eastAsia"/>
          <w:sz w:val="24"/>
          <w:szCs w:val="28"/>
        </w:rPr>
      </w:pPr>
      <w:r w:rsidRPr="00EE02C2">
        <w:rPr>
          <w:rFonts w:hint="eastAsia"/>
          <w:b/>
          <w:bCs/>
          <w:sz w:val="24"/>
          <w:szCs w:val="28"/>
        </w:rPr>
        <w:t>工具流程</w:t>
      </w:r>
      <w:r>
        <w:rPr>
          <w:rFonts w:hint="eastAsia"/>
          <w:b/>
          <w:bCs/>
          <w:sz w:val="24"/>
          <w:szCs w:val="28"/>
        </w:rPr>
        <w:t>：</w:t>
      </w:r>
    </w:p>
    <w:p w14:paraId="30E456BE" w14:textId="420B83E5" w:rsidR="006532A8" w:rsidRDefault="00EE02C2" w:rsidP="002C77BB">
      <w:pPr>
        <w:rPr>
          <w:rFonts w:hint="eastAsia"/>
          <w:sz w:val="24"/>
          <w:szCs w:val="28"/>
        </w:rPr>
      </w:pPr>
      <w:r>
        <w:rPr>
          <w:rFonts w:hint="eastAsia"/>
          <w:sz w:val="24"/>
          <w:szCs w:val="28"/>
        </w:rPr>
        <w:t>SIFT：</w:t>
      </w:r>
      <w:r w:rsidR="008C5BFC">
        <w:rPr>
          <w:rFonts w:hint="eastAsia"/>
          <w:sz w:val="24"/>
          <w:szCs w:val="28"/>
        </w:rPr>
        <w:t>PSI-BLAST找同源序列——多序列对比——评估突变位点保守性</w:t>
      </w:r>
      <w:r w:rsidR="00F624FA">
        <w:rPr>
          <w:rFonts w:hint="eastAsia"/>
          <w:sz w:val="24"/>
          <w:szCs w:val="28"/>
        </w:rPr>
        <w:t>；分数：所有替换是正常的可能性，&lt;.05有害</w:t>
      </w:r>
    </w:p>
    <w:p w14:paraId="1081FF0B" w14:textId="4C3C0194" w:rsidR="00F624FA" w:rsidRDefault="004836AF" w:rsidP="002C77BB">
      <w:pPr>
        <w:rPr>
          <w:rFonts w:hint="eastAsia"/>
          <w:sz w:val="24"/>
          <w:szCs w:val="28"/>
        </w:rPr>
      </w:pPr>
      <w:r>
        <w:rPr>
          <w:rFonts w:hint="eastAsia"/>
          <w:sz w:val="24"/>
          <w:szCs w:val="28"/>
        </w:rPr>
        <w:t>PolyPhen2：多序列对比+蛋白结构建模——提取结构特征——应用规则/贝叶斯预测；</w:t>
      </w:r>
      <w:r w:rsidR="00C630D8">
        <w:rPr>
          <w:rFonts w:hint="eastAsia"/>
          <w:sz w:val="24"/>
          <w:szCs w:val="28"/>
        </w:rPr>
        <w:t>分数：0-1，越大越有害</w:t>
      </w:r>
    </w:p>
    <w:p w14:paraId="1C948FEF" w14:textId="2CE091D8" w:rsidR="00F9263C" w:rsidRDefault="000B2C35" w:rsidP="00C756D5">
      <w:pPr>
        <w:rPr>
          <w:rFonts w:hint="eastAsia"/>
          <w:sz w:val="24"/>
          <w:szCs w:val="28"/>
        </w:rPr>
      </w:pPr>
      <w:r>
        <w:rPr>
          <w:rFonts w:hint="eastAsia"/>
          <w:sz w:val="24"/>
          <w:szCs w:val="28"/>
        </w:rPr>
        <w:t>CADD：融合60多种注释数据</w:t>
      </w:r>
      <w:r w:rsidR="00DE5A55">
        <w:rPr>
          <w:rFonts w:hint="eastAsia"/>
          <w:sz w:val="24"/>
          <w:szCs w:val="28"/>
        </w:rPr>
        <w:t>，</w:t>
      </w:r>
      <w:r w:rsidR="003B7F1D">
        <w:rPr>
          <w:rFonts w:hint="eastAsia"/>
          <w:sz w:val="24"/>
          <w:szCs w:val="28"/>
        </w:rPr>
        <w:t>利用真实变异vs模拟</w:t>
      </w:r>
      <w:r w:rsidR="00D8641F">
        <w:rPr>
          <w:rFonts w:hint="eastAsia"/>
          <w:sz w:val="24"/>
          <w:szCs w:val="28"/>
        </w:rPr>
        <w:t>突变</w:t>
      </w:r>
      <w:r w:rsidR="00DE5A55">
        <w:rPr>
          <w:rFonts w:hint="eastAsia"/>
          <w:sz w:val="24"/>
          <w:szCs w:val="28"/>
        </w:rPr>
        <w:t>训练一个</w:t>
      </w:r>
      <w:r w:rsidR="00D8641F">
        <w:rPr>
          <w:rFonts w:hint="eastAsia"/>
          <w:sz w:val="24"/>
          <w:szCs w:val="28"/>
        </w:rPr>
        <w:t>SVM，</w:t>
      </w:r>
      <w:r w:rsidR="00D8641F" w:rsidRPr="00C756D5">
        <w:rPr>
          <w:rFonts w:hint="eastAsia"/>
          <w:sz w:val="24"/>
          <w:szCs w:val="28"/>
        </w:rPr>
        <w:t>覆盖全基因组潜在变异</w:t>
      </w:r>
      <w:r w:rsidR="00976232">
        <w:rPr>
          <w:rFonts w:hint="eastAsia"/>
          <w:sz w:val="24"/>
          <w:szCs w:val="28"/>
        </w:rPr>
        <w:t>；1%=20，前1%的最有害突变</w:t>
      </w:r>
    </w:p>
    <w:p w14:paraId="683933C7" w14:textId="35AF2BE4" w:rsidR="00595855" w:rsidRDefault="00595855" w:rsidP="002C77BB">
      <w:pPr>
        <w:rPr>
          <w:rFonts w:hint="eastAsia"/>
          <w:sz w:val="24"/>
          <w:szCs w:val="28"/>
        </w:rPr>
      </w:pPr>
      <w:r>
        <w:rPr>
          <w:rFonts w:hint="eastAsia"/>
          <w:sz w:val="24"/>
          <w:szCs w:val="28"/>
        </w:rPr>
        <w:t>ANNOVAR：</w:t>
      </w:r>
      <w:r w:rsidR="00DB387E">
        <w:rPr>
          <w:rFonts w:hint="eastAsia"/>
          <w:sz w:val="24"/>
          <w:szCs w:val="28"/>
        </w:rPr>
        <w:t>适合VCF注释，数据库对比（在基因功能区，频率库和疾病库的交叉对比），没有评分系统，作为筛选和汇总工具</w:t>
      </w:r>
    </w:p>
    <w:p w14:paraId="410454A5" w14:textId="46011FAF" w:rsidR="00CA5723" w:rsidRDefault="00CA5723" w:rsidP="002C77BB">
      <w:pPr>
        <w:rPr>
          <w:rFonts w:hint="eastAsia"/>
          <w:sz w:val="24"/>
          <w:szCs w:val="28"/>
        </w:rPr>
      </w:pPr>
      <w:r w:rsidRPr="00CA5723">
        <w:rPr>
          <w:rFonts w:hint="eastAsia"/>
          <w:b/>
          <w:bCs/>
          <w:sz w:val="24"/>
          <w:szCs w:val="28"/>
        </w:rPr>
        <w:t>SIFT与PolyPhen2结果矛盾：</w:t>
      </w:r>
      <w:r w:rsidR="00ED4278">
        <w:rPr>
          <w:rFonts w:hint="eastAsia"/>
          <w:sz w:val="24"/>
          <w:szCs w:val="28"/>
        </w:rPr>
        <w:t>在不同物种，不同蛋白区域的效果不一，前提假设不同，按需要来选择</w:t>
      </w:r>
    </w:p>
    <w:p w14:paraId="229B7918" w14:textId="2F1B16BC" w:rsidR="000C01EC" w:rsidRDefault="000C01EC" w:rsidP="002C77BB">
      <w:pPr>
        <w:rPr>
          <w:rFonts w:hint="eastAsia"/>
          <w:sz w:val="24"/>
          <w:szCs w:val="28"/>
        </w:rPr>
      </w:pPr>
      <w:r w:rsidRPr="000C01EC">
        <w:rPr>
          <w:rFonts w:hint="eastAsia"/>
          <w:b/>
          <w:bCs/>
          <w:sz w:val="24"/>
          <w:szCs w:val="28"/>
        </w:rPr>
        <w:t>使用注释工具只用用于判定：</w:t>
      </w:r>
      <w:r>
        <w:rPr>
          <w:rFonts w:hint="eastAsia"/>
          <w:sz w:val="24"/>
          <w:szCs w:val="28"/>
        </w:rPr>
        <w:t>不等于致病性证据，需要结合ACMG指南</w:t>
      </w:r>
      <w:r w:rsidR="00942D0A">
        <w:rPr>
          <w:rFonts w:hint="eastAsia"/>
          <w:sz w:val="24"/>
          <w:szCs w:val="28"/>
        </w:rPr>
        <w:t>和多数据库交叉验证</w:t>
      </w:r>
    </w:p>
    <w:p w14:paraId="275CEA58" w14:textId="455DCBD8" w:rsidR="00254716" w:rsidRDefault="00254716" w:rsidP="002C77BB">
      <w:pPr>
        <w:rPr>
          <w:rFonts w:hint="eastAsia"/>
          <w:sz w:val="24"/>
          <w:szCs w:val="28"/>
        </w:rPr>
      </w:pPr>
      <w:r w:rsidRPr="00254716">
        <w:rPr>
          <w:rFonts w:hint="eastAsia"/>
          <w:b/>
          <w:bCs/>
          <w:sz w:val="24"/>
          <w:szCs w:val="28"/>
        </w:rPr>
        <w:lastRenderedPageBreak/>
        <w:t>CADD本质区别：</w:t>
      </w:r>
      <w:r w:rsidR="00780663">
        <w:rPr>
          <w:rFonts w:hint="eastAsia"/>
          <w:sz w:val="24"/>
          <w:szCs w:val="28"/>
        </w:rPr>
        <w:t>给出</w:t>
      </w:r>
      <w:r w:rsidR="001D1FBC">
        <w:rPr>
          <w:rFonts w:hint="eastAsia"/>
          <w:sz w:val="24"/>
          <w:szCs w:val="28"/>
        </w:rPr>
        <w:t>在全基因组中的</w:t>
      </w:r>
      <w:r w:rsidR="00780663">
        <w:rPr>
          <w:rFonts w:hint="eastAsia"/>
          <w:sz w:val="24"/>
          <w:szCs w:val="28"/>
        </w:rPr>
        <w:t>有害程度</w:t>
      </w:r>
      <w:r w:rsidR="00337B2B">
        <w:rPr>
          <w:rFonts w:hint="eastAsia"/>
          <w:sz w:val="24"/>
          <w:szCs w:val="28"/>
        </w:rPr>
        <w:t>（标准化阈值）</w:t>
      </w:r>
      <w:r w:rsidR="001F23C6">
        <w:rPr>
          <w:rFonts w:hint="eastAsia"/>
          <w:sz w:val="24"/>
          <w:szCs w:val="28"/>
        </w:rPr>
        <w:t>；综合多种方法</w:t>
      </w:r>
    </w:p>
    <w:p w14:paraId="60C408E6" w14:textId="118FB2AF" w:rsidR="007E0B0B" w:rsidRDefault="007E0B0B" w:rsidP="00117845">
      <w:pPr>
        <w:rPr>
          <w:rFonts w:hint="eastAsia"/>
          <w:sz w:val="24"/>
          <w:szCs w:val="28"/>
        </w:rPr>
      </w:pPr>
      <w:r w:rsidRPr="007E0B0B">
        <w:rPr>
          <w:rFonts w:hint="eastAsia"/>
          <w:b/>
          <w:bCs/>
          <w:sz w:val="24"/>
          <w:szCs w:val="28"/>
        </w:rPr>
        <w:t>Alphamissense：</w:t>
      </w:r>
      <w:r w:rsidR="00117845" w:rsidRPr="00117845">
        <w:rPr>
          <w:rFonts w:hint="eastAsia"/>
          <w:sz w:val="24"/>
          <w:szCs w:val="28"/>
        </w:rPr>
        <w:t>频率弱标签训练，避免人工标注导致的循环性； 结合无监督蛋白质语言建模任务来学习基于序列上下文的氨基酸分布；利用AlphaFold衍生系统来融入结构中的上下文信息</w:t>
      </w:r>
      <w:r w:rsidR="00A65CB1">
        <w:rPr>
          <w:rFonts w:hint="eastAsia"/>
          <w:sz w:val="24"/>
          <w:szCs w:val="28"/>
        </w:rPr>
        <w:t>；总结：</w:t>
      </w:r>
      <w:r w:rsidR="00A65CB1" w:rsidRPr="00A65CB1">
        <w:rPr>
          <w:rFonts w:hint="eastAsia"/>
          <w:sz w:val="24"/>
          <w:szCs w:val="28"/>
        </w:rPr>
        <w:t>微调 AlphaFold 进行突变效果预测</w:t>
      </w:r>
      <w:r w:rsidR="002D3CA0">
        <w:rPr>
          <w:rFonts w:hint="eastAsia"/>
          <w:sz w:val="24"/>
          <w:szCs w:val="28"/>
        </w:rPr>
        <w:t>，利于罕见变异与新结构变异的高效识别</w:t>
      </w:r>
    </w:p>
    <w:p w14:paraId="0D0B47F0" w14:textId="77777777" w:rsidR="00ED4E0E" w:rsidRDefault="00ED4E0E" w:rsidP="00117845">
      <w:pPr>
        <w:rPr>
          <w:rFonts w:hint="eastAsia"/>
          <w:sz w:val="24"/>
          <w:szCs w:val="28"/>
        </w:rPr>
      </w:pPr>
    </w:p>
    <w:p w14:paraId="3D5EC310" w14:textId="1CA0F915" w:rsidR="00ED4E0E" w:rsidRDefault="00911C29" w:rsidP="00117845">
      <w:pPr>
        <w:rPr>
          <w:rFonts w:hint="eastAsia"/>
          <w:sz w:val="36"/>
          <w:szCs w:val="40"/>
        </w:rPr>
      </w:pPr>
      <w:r>
        <w:rPr>
          <w:rFonts w:hint="eastAsia"/>
          <w:sz w:val="36"/>
          <w:szCs w:val="40"/>
        </w:rPr>
        <w:t>3.1 RNA测序</w:t>
      </w:r>
    </w:p>
    <w:p w14:paraId="33F07F7C" w14:textId="4E6FC9CE" w:rsidR="00ED4E0E" w:rsidRPr="00D34F89" w:rsidRDefault="00D34F89" w:rsidP="00117845">
      <w:pPr>
        <w:rPr>
          <w:rFonts w:hint="eastAsia"/>
          <w:sz w:val="24"/>
          <w:szCs w:val="28"/>
        </w:rPr>
      </w:pPr>
      <w:r w:rsidRPr="00D34F89">
        <w:rPr>
          <w:rFonts w:hint="eastAsia"/>
          <w:b/>
          <w:bCs/>
          <w:sz w:val="24"/>
          <w:szCs w:val="28"/>
        </w:rPr>
        <w:t>基因表达：</w:t>
      </w:r>
      <w:r>
        <w:rPr>
          <w:rFonts w:hint="eastAsia"/>
          <w:sz w:val="24"/>
          <w:szCs w:val="28"/>
        </w:rPr>
        <w:t>DNA-mRNA-蛋白质</w:t>
      </w:r>
      <w:r w:rsidR="00F377CE">
        <w:rPr>
          <w:rFonts w:hint="eastAsia"/>
          <w:sz w:val="24"/>
          <w:szCs w:val="28"/>
        </w:rPr>
        <w:t>；</w:t>
      </w:r>
      <w:r w:rsidR="0034006E">
        <w:rPr>
          <w:rFonts w:hint="eastAsia"/>
          <w:sz w:val="24"/>
          <w:szCs w:val="28"/>
        </w:rPr>
        <w:t>转录水平的mRNA反</w:t>
      </w:r>
      <w:r w:rsidR="00CD37CA">
        <w:rPr>
          <w:rFonts w:hint="eastAsia"/>
          <w:sz w:val="24"/>
          <w:szCs w:val="28"/>
        </w:rPr>
        <w:t>映</w:t>
      </w:r>
      <w:r w:rsidR="0034006E">
        <w:rPr>
          <w:rFonts w:hint="eastAsia"/>
          <w:sz w:val="24"/>
          <w:szCs w:val="28"/>
        </w:rPr>
        <w:t>基因活跃度</w:t>
      </w:r>
      <w:r w:rsidR="00F377CE">
        <w:rPr>
          <w:rFonts w:hint="eastAsia"/>
          <w:sz w:val="24"/>
          <w:szCs w:val="28"/>
        </w:rPr>
        <w:t>；</w:t>
      </w:r>
      <w:r w:rsidR="00CD37CA">
        <w:rPr>
          <w:rFonts w:hint="eastAsia"/>
          <w:sz w:val="24"/>
          <w:szCs w:val="28"/>
        </w:rPr>
        <w:t>mRNA的丰度反映了</w:t>
      </w:r>
      <w:r w:rsidR="00B362D7">
        <w:rPr>
          <w:rFonts w:hint="eastAsia"/>
          <w:sz w:val="24"/>
          <w:szCs w:val="28"/>
        </w:rPr>
        <w:t>基因的表达活性</w:t>
      </w:r>
    </w:p>
    <w:p w14:paraId="3550F0FA" w14:textId="3C10BEA0" w:rsidR="00ED4E0E" w:rsidRDefault="00AE0074" w:rsidP="00117845">
      <w:pPr>
        <w:rPr>
          <w:rFonts w:hint="eastAsia"/>
          <w:sz w:val="24"/>
          <w:szCs w:val="28"/>
        </w:rPr>
      </w:pPr>
      <w:r>
        <w:rPr>
          <w:rFonts w:hint="eastAsia"/>
          <w:b/>
          <w:bCs/>
          <w:sz w:val="24"/>
          <w:szCs w:val="28"/>
        </w:rPr>
        <w:t>RNA-seq：</w:t>
      </w:r>
      <w:r w:rsidR="00847163">
        <w:rPr>
          <w:rFonts w:hint="eastAsia"/>
          <w:sz w:val="24"/>
          <w:szCs w:val="28"/>
        </w:rPr>
        <w:t>对转录产物进行高通量测序</w:t>
      </w:r>
      <w:r w:rsidR="005B6158">
        <w:rPr>
          <w:rFonts w:hint="eastAsia"/>
          <w:sz w:val="24"/>
          <w:szCs w:val="28"/>
        </w:rPr>
        <w:t>；</w:t>
      </w:r>
      <w:r w:rsidR="00D64B0F">
        <w:rPr>
          <w:rFonts w:hint="eastAsia"/>
          <w:sz w:val="24"/>
          <w:szCs w:val="28"/>
        </w:rPr>
        <w:t>关键步骤</w:t>
      </w:r>
      <w:r w:rsidR="005B6158">
        <w:rPr>
          <w:rFonts w:hint="eastAsia"/>
          <w:sz w:val="24"/>
          <w:szCs w:val="28"/>
        </w:rPr>
        <w:t>：RNA提取；反转录：逆转录酶</w:t>
      </w:r>
      <w:r w:rsidR="00544559">
        <w:rPr>
          <w:rFonts w:hint="eastAsia"/>
          <w:sz w:val="24"/>
          <w:szCs w:val="28"/>
        </w:rPr>
        <w:t>（</w:t>
      </w:r>
      <w:r w:rsidR="00BF0CF0">
        <w:rPr>
          <w:rFonts w:hint="eastAsia"/>
          <w:sz w:val="24"/>
          <w:szCs w:val="28"/>
        </w:rPr>
        <w:t>效率与质量会影响文库代表性</w:t>
      </w:r>
      <w:r w:rsidR="00544559">
        <w:rPr>
          <w:rFonts w:hint="eastAsia"/>
          <w:sz w:val="24"/>
          <w:szCs w:val="28"/>
        </w:rPr>
        <w:t>）</w:t>
      </w:r>
      <w:r w:rsidR="005B6158">
        <w:rPr>
          <w:rFonts w:hint="eastAsia"/>
          <w:sz w:val="24"/>
          <w:szCs w:val="28"/>
        </w:rPr>
        <w:t>，cDNA稳定便于扩增；</w:t>
      </w:r>
      <w:r w:rsidR="00B955FE">
        <w:rPr>
          <w:rFonts w:hint="eastAsia"/>
          <w:sz w:val="24"/>
          <w:szCs w:val="28"/>
        </w:rPr>
        <w:t>文库构建</w:t>
      </w:r>
      <w:r w:rsidR="00464DF7">
        <w:rPr>
          <w:rFonts w:hint="eastAsia"/>
          <w:sz w:val="24"/>
          <w:szCs w:val="28"/>
        </w:rPr>
        <w:t>：断片化，接头连接</w:t>
      </w:r>
      <w:r w:rsidR="00A65ED1">
        <w:rPr>
          <w:rFonts w:hint="eastAsia"/>
          <w:sz w:val="24"/>
          <w:szCs w:val="28"/>
        </w:rPr>
        <w:t>，PCR扩增</w:t>
      </w:r>
      <w:r w:rsidR="004C4E5B">
        <w:rPr>
          <w:rFonts w:hint="eastAsia"/>
          <w:sz w:val="24"/>
          <w:szCs w:val="28"/>
        </w:rPr>
        <w:t>；高通量测序：</w:t>
      </w:r>
      <w:r w:rsidR="000B7B1B">
        <w:rPr>
          <w:rFonts w:hint="eastAsia"/>
          <w:sz w:val="24"/>
          <w:szCs w:val="28"/>
        </w:rPr>
        <w:t>illumina等平台；</w:t>
      </w:r>
      <w:r w:rsidR="003B5052">
        <w:rPr>
          <w:rFonts w:hint="eastAsia"/>
          <w:sz w:val="24"/>
          <w:szCs w:val="28"/>
        </w:rPr>
        <w:t>数据分析：比对</w:t>
      </w:r>
      <w:r w:rsidR="00625230">
        <w:rPr>
          <w:rFonts w:hint="eastAsia"/>
          <w:sz w:val="24"/>
          <w:szCs w:val="28"/>
        </w:rPr>
        <w:t>-计数-表达量标准化-差异分析</w:t>
      </w:r>
    </w:p>
    <w:p w14:paraId="0F4940A2" w14:textId="3964C9E8" w:rsidR="00EA5BBF" w:rsidRDefault="00EA5BBF" w:rsidP="00117845">
      <w:pPr>
        <w:rPr>
          <w:rFonts w:hint="eastAsia"/>
          <w:sz w:val="24"/>
          <w:szCs w:val="28"/>
        </w:rPr>
      </w:pPr>
      <w:r w:rsidRPr="00EA5BBF">
        <w:rPr>
          <w:rFonts w:hint="eastAsia"/>
          <w:b/>
          <w:bCs/>
          <w:sz w:val="24"/>
          <w:szCs w:val="28"/>
        </w:rPr>
        <w:t>表达量计算：</w:t>
      </w:r>
      <w:r w:rsidR="00515CFF">
        <w:rPr>
          <w:rFonts w:hint="eastAsia"/>
          <w:sz w:val="24"/>
          <w:szCs w:val="28"/>
        </w:rPr>
        <w:t>为什么：reads受基因长度，测序深度，转录本丰度</w:t>
      </w:r>
      <w:r w:rsidR="00DD59F5">
        <w:rPr>
          <w:rFonts w:hint="eastAsia"/>
          <w:sz w:val="24"/>
          <w:szCs w:val="28"/>
        </w:rPr>
        <w:t>影响</w:t>
      </w:r>
    </w:p>
    <w:p w14:paraId="7B133AE1" w14:textId="4781E689" w:rsidR="00485666" w:rsidRPr="00485666" w:rsidRDefault="00485666" w:rsidP="00485666">
      <w:pPr>
        <w:rPr>
          <w:rFonts w:hint="eastAsia"/>
          <w:sz w:val="24"/>
          <w:szCs w:val="28"/>
        </w:rPr>
      </w:pPr>
      <w:r w:rsidRPr="00485666">
        <w:rPr>
          <w:rFonts w:hint="eastAsia"/>
          <w:sz w:val="24"/>
          <w:szCs w:val="28"/>
        </w:rPr>
        <w:t>RPKM：适用于单端测序。</w:t>
      </w:r>
      <w:proofErr w:type="gramStart"/>
      <w:r w:rsidRPr="00485666">
        <w:rPr>
          <w:rFonts w:hint="eastAsia"/>
          <w:sz w:val="24"/>
          <w:szCs w:val="28"/>
        </w:rPr>
        <w:t>基于每百万</w:t>
      </w:r>
      <w:proofErr w:type="gramEnd"/>
      <w:r w:rsidRPr="00485666">
        <w:rPr>
          <w:rFonts w:hint="eastAsia"/>
          <w:sz w:val="24"/>
          <w:szCs w:val="28"/>
        </w:rPr>
        <w:t>比对的单端读长的标准化表达值</w:t>
      </w:r>
    </w:p>
    <w:p w14:paraId="2BC6C6F2" w14:textId="5FC0F621" w:rsidR="00485666" w:rsidRPr="00485666" w:rsidRDefault="00485666" w:rsidP="00485666">
      <w:pPr>
        <w:rPr>
          <w:rFonts w:hint="eastAsia"/>
          <w:sz w:val="24"/>
          <w:szCs w:val="28"/>
        </w:rPr>
      </w:pPr>
      <w:r w:rsidRPr="00485666">
        <w:rPr>
          <w:rFonts w:hint="eastAsia"/>
          <w:sz w:val="24"/>
          <w:szCs w:val="28"/>
        </w:rPr>
        <w:t>FPKM：适用于双端测序（将一对reads视为一个fragment）。对双端测序的改进版RPKM</w:t>
      </w:r>
    </w:p>
    <w:p w14:paraId="3DC394A9" w14:textId="524670BE" w:rsidR="00896978" w:rsidRDefault="00485666" w:rsidP="00485666">
      <w:pPr>
        <w:rPr>
          <w:rFonts w:hint="eastAsia"/>
          <w:sz w:val="24"/>
          <w:szCs w:val="28"/>
        </w:rPr>
      </w:pPr>
      <w:r w:rsidRPr="00485666">
        <w:rPr>
          <w:rFonts w:hint="eastAsia"/>
          <w:sz w:val="24"/>
          <w:szCs w:val="28"/>
        </w:rPr>
        <w:t>TPM ：对RPKM/FPKM进行改进，保证样本内总和为固定值（即每百万转录本）。注重基因间的相对表达量</w:t>
      </w:r>
      <w:r w:rsidR="00467B10">
        <w:rPr>
          <w:rFonts w:hint="eastAsia"/>
          <w:sz w:val="24"/>
          <w:szCs w:val="28"/>
        </w:rPr>
        <w:t>；</w:t>
      </w:r>
      <w:r w:rsidRPr="00485666">
        <w:rPr>
          <w:rFonts w:hint="eastAsia"/>
          <w:sz w:val="24"/>
          <w:szCs w:val="28"/>
        </w:rPr>
        <w:t>由于总和相同，能体现出比对上某个基因的reads比例，可以直接进行样本间比较</w:t>
      </w:r>
    </w:p>
    <w:p w14:paraId="2665F26E" w14:textId="15CF75AD" w:rsidR="00A31999" w:rsidRDefault="00A729A9" w:rsidP="00485666">
      <w:pPr>
        <w:rPr>
          <w:rFonts w:hint="eastAsia"/>
          <w:sz w:val="24"/>
          <w:szCs w:val="28"/>
        </w:rPr>
      </w:pPr>
      <w:r w:rsidRPr="00A729A9">
        <w:rPr>
          <w:rFonts w:hint="eastAsia"/>
          <w:b/>
          <w:bCs/>
          <w:sz w:val="24"/>
          <w:szCs w:val="28"/>
        </w:rPr>
        <w:t>差异分析：</w:t>
      </w:r>
      <w:r>
        <w:rPr>
          <w:rFonts w:hint="eastAsia"/>
          <w:sz w:val="24"/>
          <w:szCs w:val="28"/>
        </w:rPr>
        <w:t>目的：找出表达更多/少的基因，分析潜在功能；</w:t>
      </w:r>
      <w:r w:rsidR="00142A48">
        <w:rPr>
          <w:rFonts w:hint="eastAsia"/>
          <w:sz w:val="24"/>
          <w:szCs w:val="28"/>
        </w:rPr>
        <w:t>注意需要过滤地表达量的基因，否则假阳性</w:t>
      </w:r>
    </w:p>
    <w:p w14:paraId="222E1431" w14:textId="6B4EF401" w:rsidR="009301FF" w:rsidRDefault="009301FF" w:rsidP="00485666">
      <w:pPr>
        <w:rPr>
          <w:rFonts w:hint="eastAsia"/>
          <w:sz w:val="24"/>
          <w:szCs w:val="28"/>
        </w:rPr>
      </w:pPr>
      <w:r>
        <w:rPr>
          <w:rFonts w:hint="eastAsia"/>
          <w:sz w:val="24"/>
          <w:szCs w:val="28"/>
        </w:rPr>
        <w:lastRenderedPageBreak/>
        <w:t>常用软件</w:t>
      </w:r>
    </w:p>
    <w:tbl>
      <w:tblPr>
        <w:tblStyle w:val="af3"/>
        <w:tblW w:w="0" w:type="auto"/>
        <w:tblLook w:val="04A0" w:firstRow="1" w:lastRow="0" w:firstColumn="1" w:lastColumn="0" w:noHBand="0" w:noVBand="1"/>
      </w:tblPr>
      <w:tblGrid>
        <w:gridCol w:w="2074"/>
        <w:gridCol w:w="1465"/>
        <w:gridCol w:w="2683"/>
        <w:gridCol w:w="2074"/>
      </w:tblGrid>
      <w:tr w:rsidR="009301FF" w14:paraId="2E792122" w14:textId="77777777" w:rsidTr="00DF6A4B">
        <w:tc>
          <w:tcPr>
            <w:tcW w:w="2074" w:type="dxa"/>
          </w:tcPr>
          <w:p w14:paraId="219A768B" w14:textId="5D8F6DB8" w:rsidR="009301FF" w:rsidRDefault="00DF6A4B" w:rsidP="00485666">
            <w:pPr>
              <w:rPr>
                <w:rFonts w:hint="eastAsia"/>
                <w:sz w:val="24"/>
                <w:szCs w:val="28"/>
              </w:rPr>
            </w:pPr>
            <w:r>
              <w:rPr>
                <w:rFonts w:hint="eastAsia"/>
                <w:sz w:val="24"/>
                <w:szCs w:val="28"/>
              </w:rPr>
              <w:t>软件</w:t>
            </w:r>
          </w:p>
        </w:tc>
        <w:tc>
          <w:tcPr>
            <w:tcW w:w="1465" w:type="dxa"/>
          </w:tcPr>
          <w:p w14:paraId="3DC27D80" w14:textId="6A767F54" w:rsidR="009301FF" w:rsidRDefault="00DF6A4B" w:rsidP="00485666">
            <w:pPr>
              <w:rPr>
                <w:rFonts w:hint="eastAsia"/>
                <w:sz w:val="24"/>
                <w:szCs w:val="28"/>
              </w:rPr>
            </w:pPr>
            <w:r>
              <w:rPr>
                <w:rFonts w:hint="eastAsia"/>
                <w:sz w:val="24"/>
                <w:szCs w:val="28"/>
              </w:rPr>
              <w:t>分布</w:t>
            </w:r>
          </w:p>
        </w:tc>
        <w:tc>
          <w:tcPr>
            <w:tcW w:w="2683" w:type="dxa"/>
          </w:tcPr>
          <w:p w14:paraId="69556A85" w14:textId="7D6BF373" w:rsidR="009301FF" w:rsidRDefault="00DF6A4B" w:rsidP="00485666">
            <w:pPr>
              <w:rPr>
                <w:rFonts w:hint="eastAsia"/>
                <w:sz w:val="24"/>
                <w:szCs w:val="28"/>
              </w:rPr>
            </w:pPr>
            <w:r>
              <w:rPr>
                <w:rFonts w:hint="eastAsia"/>
                <w:sz w:val="24"/>
                <w:szCs w:val="28"/>
              </w:rPr>
              <w:t>是否需要重复样本</w:t>
            </w:r>
          </w:p>
        </w:tc>
        <w:tc>
          <w:tcPr>
            <w:tcW w:w="2074" w:type="dxa"/>
          </w:tcPr>
          <w:p w14:paraId="0CE4540D" w14:textId="4856049E" w:rsidR="009301FF" w:rsidRDefault="00DF6A4B" w:rsidP="00485666">
            <w:pPr>
              <w:rPr>
                <w:rFonts w:hint="eastAsia"/>
                <w:sz w:val="24"/>
                <w:szCs w:val="28"/>
              </w:rPr>
            </w:pPr>
            <w:r>
              <w:rPr>
                <w:rFonts w:hint="eastAsia"/>
                <w:sz w:val="24"/>
                <w:szCs w:val="28"/>
              </w:rPr>
              <w:t>特点</w:t>
            </w:r>
          </w:p>
        </w:tc>
      </w:tr>
      <w:tr w:rsidR="009301FF" w14:paraId="47D9DA8A" w14:textId="77777777" w:rsidTr="00DF6A4B">
        <w:tc>
          <w:tcPr>
            <w:tcW w:w="2074" w:type="dxa"/>
          </w:tcPr>
          <w:p w14:paraId="77F8E7D8" w14:textId="1B1FEF7F" w:rsidR="009301FF" w:rsidRDefault="00DF6A4B" w:rsidP="00485666">
            <w:pPr>
              <w:rPr>
                <w:rFonts w:hint="eastAsia"/>
                <w:sz w:val="24"/>
                <w:szCs w:val="28"/>
              </w:rPr>
            </w:pPr>
            <w:r>
              <w:rPr>
                <w:rFonts w:hint="eastAsia"/>
                <w:sz w:val="24"/>
                <w:szCs w:val="28"/>
              </w:rPr>
              <w:t>DESeq2</w:t>
            </w:r>
          </w:p>
        </w:tc>
        <w:tc>
          <w:tcPr>
            <w:tcW w:w="1465" w:type="dxa"/>
          </w:tcPr>
          <w:p w14:paraId="22E34926" w14:textId="06A86853" w:rsidR="009301FF" w:rsidRDefault="00217A2B" w:rsidP="00485666">
            <w:pPr>
              <w:rPr>
                <w:rFonts w:hint="eastAsia"/>
                <w:sz w:val="24"/>
                <w:szCs w:val="28"/>
              </w:rPr>
            </w:pPr>
            <w:r>
              <w:rPr>
                <w:rFonts w:hint="eastAsia"/>
                <w:sz w:val="24"/>
                <w:szCs w:val="28"/>
              </w:rPr>
              <w:t>负二项</w:t>
            </w:r>
          </w:p>
        </w:tc>
        <w:tc>
          <w:tcPr>
            <w:tcW w:w="2683" w:type="dxa"/>
          </w:tcPr>
          <w:p w14:paraId="0479FE11" w14:textId="40FD4FEB" w:rsidR="009301FF" w:rsidRDefault="004F7783" w:rsidP="00485666">
            <w:pPr>
              <w:rPr>
                <w:rFonts w:hint="eastAsia"/>
                <w:sz w:val="24"/>
                <w:szCs w:val="28"/>
              </w:rPr>
            </w:pPr>
            <w:r>
              <w:rPr>
                <w:rFonts w:hint="eastAsia"/>
                <w:sz w:val="24"/>
                <w:szCs w:val="28"/>
              </w:rPr>
              <w:t>是</w:t>
            </w:r>
          </w:p>
        </w:tc>
        <w:tc>
          <w:tcPr>
            <w:tcW w:w="2074" w:type="dxa"/>
          </w:tcPr>
          <w:p w14:paraId="57147BAF" w14:textId="78521A5E" w:rsidR="009301FF" w:rsidRDefault="00C52ED0" w:rsidP="00485666">
            <w:pPr>
              <w:rPr>
                <w:rFonts w:hint="eastAsia"/>
                <w:sz w:val="24"/>
                <w:szCs w:val="28"/>
              </w:rPr>
            </w:pPr>
            <w:r>
              <w:rPr>
                <w:rFonts w:hint="eastAsia"/>
                <w:sz w:val="24"/>
                <w:szCs w:val="28"/>
              </w:rPr>
              <w:t>主流，稳定</w:t>
            </w:r>
          </w:p>
        </w:tc>
      </w:tr>
      <w:tr w:rsidR="009301FF" w14:paraId="6B66F102" w14:textId="77777777" w:rsidTr="00DF6A4B">
        <w:tc>
          <w:tcPr>
            <w:tcW w:w="2074" w:type="dxa"/>
          </w:tcPr>
          <w:p w14:paraId="0BA1C48A" w14:textId="6F01E68C" w:rsidR="009301FF" w:rsidRDefault="00C52ED0" w:rsidP="00485666">
            <w:pPr>
              <w:rPr>
                <w:rFonts w:hint="eastAsia"/>
                <w:sz w:val="24"/>
                <w:szCs w:val="28"/>
              </w:rPr>
            </w:pPr>
            <w:r>
              <w:rPr>
                <w:rFonts w:hint="eastAsia"/>
                <w:sz w:val="24"/>
                <w:szCs w:val="28"/>
              </w:rPr>
              <w:t>edgeR</w:t>
            </w:r>
          </w:p>
        </w:tc>
        <w:tc>
          <w:tcPr>
            <w:tcW w:w="1465" w:type="dxa"/>
          </w:tcPr>
          <w:p w14:paraId="57FDA4E5" w14:textId="74B2570A" w:rsidR="009301FF" w:rsidRDefault="00C52ED0" w:rsidP="00485666">
            <w:pPr>
              <w:rPr>
                <w:rFonts w:hint="eastAsia"/>
                <w:sz w:val="24"/>
                <w:szCs w:val="28"/>
              </w:rPr>
            </w:pPr>
            <w:r>
              <w:rPr>
                <w:rFonts w:hint="eastAsia"/>
                <w:sz w:val="24"/>
                <w:szCs w:val="28"/>
              </w:rPr>
              <w:t>负二项</w:t>
            </w:r>
          </w:p>
        </w:tc>
        <w:tc>
          <w:tcPr>
            <w:tcW w:w="2683" w:type="dxa"/>
          </w:tcPr>
          <w:p w14:paraId="38ABB8F6" w14:textId="4D70A2A8" w:rsidR="009301FF" w:rsidRDefault="00C52ED0" w:rsidP="00485666">
            <w:pPr>
              <w:rPr>
                <w:rFonts w:hint="eastAsia"/>
                <w:sz w:val="24"/>
                <w:szCs w:val="28"/>
              </w:rPr>
            </w:pPr>
            <w:r>
              <w:rPr>
                <w:rFonts w:hint="eastAsia"/>
                <w:sz w:val="24"/>
                <w:szCs w:val="28"/>
              </w:rPr>
              <w:t>是</w:t>
            </w:r>
          </w:p>
        </w:tc>
        <w:tc>
          <w:tcPr>
            <w:tcW w:w="2074" w:type="dxa"/>
          </w:tcPr>
          <w:p w14:paraId="2EE3920E" w14:textId="3AAF0DC9" w:rsidR="009301FF" w:rsidRDefault="00C52ED0" w:rsidP="00485666">
            <w:pPr>
              <w:rPr>
                <w:rFonts w:hint="eastAsia"/>
                <w:sz w:val="24"/>
                <w:szCs w:val="28"/>
              </w:rPr>
            </w:pPr>
            <w:r>
              <w:rPr>
                <w:rFonts w:hint="eastAsia"/>
                <w:sz w:val="24"/>
                <w:szCs w:val="28"/>
              </w:rPr>
              <w:t>适合小样本</w:t>
            </w:r>
          </w:p>
        </w:tc>
      </w:tr>
    </w:tbl>
    <w:p w14:paraId="787E3C21" w14:textId="3998A068" w:rsidR="009301FF" w:rsidRDefault="006E64E0" w:rsidP="00485666">
      <w:pPr>
        <w:rPr>
          <w:rFonts w:hint="eastAsia"/>
          <w:sz w:val="24"/>
          <w:szCs w:val="28"/>
        </w:rPr>
      </w:pPr>
      <w:r>
        <w:rPr>
          <w:rFonts w:hint="eastAsia"/>
          <w:sz w:val="24"/>
          <w:szCs w:val="28"/>
        </w:rPr>
        <w:t>筛选标准：</w:t>
      </w:r>
      <w:r w:rsidR="00082A3D">
        <w:rPr>
          <w:rFonts w:hint="eastAsia"/>
          <w:sz w:val="24"/>
          <w:szCs w:val="28"/>
        </w:rPr>
        <w:t>Fold Change&gt;2，q-value/FDR &lt;.05</w:t>
      </w:r>
    </w:p>
    <w:p w14:paraId="33373638" w14:textId="7074CD84" w:rsidR="00544559" w:rsidRDefault="00297656" w:rsidP="00485666">
      <w:pPr>
        <w:rPr>
          <w:rFonts w:hint="eastAsia"/>
          <w:sz w:val="24"/>
          <w:szCs w:val="28"/>
        </w:rPr>
      </w:pPr>
      <w:r>
        <w:rPr>
          <w:rFonts w:hint="eastAsia"/>
          <w:sz w:val="24"/>
          <w:szCs w:val="28"/>
        </w:rPr>
        <w:t>差异不能代表生物机制，需要进一步富集分析</w:t>
      </w:r>
      <w:r w:rsidR="008D6218">
        <w:rPr>
          <w:rFonts w:hint="eastAsia"/>
          <w:sz w:val="24"/>
          <w:szCs w:val="28"/>
        </w:rPr>
        <w:t>等</w:t>
      </w:r>
      <w:r w:rsidR="00116025">
        <w:rPr>
          <w:rFonts w:hint="eastAsia"/>
          <w:sz w:val="24"/>
          <w:szCs w:val="28"/>
        </w:rPr>
        <w:t>二次注释</w:t>
      </w:r>
    </w:p>
    <w:p w14:paraId="56C6D836" w14:textId="77777777" w:rsidR="002B5742" w:rsidRDefault="002B5742" w:rsidP="00485666">
      <w:pPr>
        <w:rPr>
          <w:rFonts w:hint="eastAsia"/>
          <w:sz w:val="24"/>
          <w:szCs w:val="28"/>
        </w:rPr>
      </w:pPr>
    </w:p>
    <w:p w14:paraId="2400ABB9" w14:textId="0087FA74" w:rsidR="002B5742" w:rsidRDefault="007E045D" w:rsidP="00485666">
      <w:pPr>
        <w:rPr>
          <w:rFonts w:hint="eastAsia"/>
          <w:sz w:val="36"/>
          <w:szCs w:val="40"/>
        </w:rPr>
      </w:pPr>
      <w:r>
        <w:rPr>
          <w:rFonts w:hint="eastAsia"/>
          <w:sz w:val="36"/>
          <w:szCs w:val="40"/>
        </w:rPr>
        <w:t>3.</w:t>
      </w:r>
      <w:r w:rsidR="007737FF">
        <w:rPr>
          <w:rFonts w:hint="eastAsia"/>
          <w:sz w:val="36"/>
          <w:szCs w:val="40"/>
        </w:rPr>
        <w:t>2</w:t>
      </w:r>
      <w:r>
        <w:rPr>
          <w:rFonts w:hint="eastAsia"/>
          <w:sz w:val="36"/>
          <w:szCs w:val="40"/>
        </w:rPr>
        <w:t xml:space="preserve"> </w:t>
      </w:r>
      <w:r w:rsidR="009928C2">
        <w:rPr>
          <w:rFonts w:hint="eastAsia"/>
          <w:sz w:val="36"/>
          <w:szCs w:val="40"/>
        </w:rPr>
        <w:t>WG</w:t>
      </w:r>
      <w:r w:rsidR="007737FF">
        <w:rPr>
          <w:rFonts w:hint="eastAsia"/>
          <w:sz w:val="36"/>
          <w:szCs w:val="40"/>
        </w:rPr>
        <w:t>C</w:t>
      </w:r>
      <w:r w:rsidR="009928C2">
        <w:rPr>
          <w:rFonts w:hint="eastAsia"/>
          <w:sz w:val="36"/>
          <w:szCs w:val="40"/>
        </w:rPr>
        <w:t>NA</w:t>
      </w:r>
    </w:p>
    <w:p w14:paraId="37EA6E8D" w14:textId="18EE9681" w:rsidR="007E045D" w:rsidRPr="00A41062" w:rsidRDefault="007737FF" w:rsidP="00485666">
      <w:pPr>
        <w:rPr>
          <w:rFonts w:hint="eastAsia"/>
          <w:sz w:val="24"/>
          <w:szCs w:val="28"/>
        </w:rPr>
      </w:pPr>
      <w:r w:rsidRPr="007737FF">
        <w:rPr>
          <w:rFonts w:hint="eastAsia"/>
          <w:b/>
          <w:bCs/>
          <w:sz w:val="24"/>
          <w:szCs w:val="28"/>
        </w:rPr>
        <w:t>WGCNA：</w:t>
      </w:r>
      <w:r w:rsidR="00A41062">
        <w:rPr>
          <w:rFonts w:hint="eastAsia"/>
          <w:sz w:val="24"/>
          <w:szCs w:val="28"/>
        </w:rPr>
        <w:t>利用</w:t>
      </w:r>
      <w:r w:rsidR="00616B45">
        <w:rPr>
          <w:rFonts w:hint="eastAsia"/>
          <w:sz w:val="24"/>
          <w:szCs w:val="28"/>
        </w:rPr>
        <w:t>基因</w:t>
      </w:r>
      <w:r w:rsidR="00CC0183">
        <w:rPr>
          <w:rFonts w:hint="eastAsia"/>
          <w:sz w:val="24"/>
          <w:szCs w:val="28"/>
        </w:rPr>
        <w:t>间</w:t>
      </w:r>
      <w:r w:rsidR="00616B45">
        <w:rPr>
          <w:rFonts w:hint="eastAsia"/>
          <w:sz w:val="24"/>
          <w:szCs w:val="28"/>
        </w:rPr>
        <w:t>相互作用</w:t>
      </w:r>
      <w:r w:rsidR="00CC0183">
        <w:rPr>
          <w:rFonts w:hint="eastAsia"/>
          <w:sz w:val="24"/>
          <w:szCs w:val="28"/>
        </w:rPr>
        <w:t>关系构建网络，进行基因模块研究，识别核心基因的方法</w:t>
      </w:r>
      <w:r w:rsidR="00AB3536">
        <w:rPr>
          <w:rFonts w:hint="eastAsia"/>
          <w:sz w:val="24"/>
          <w:szCs w:val="28"/>
        </w:rPr>
        <w:t>；目标是筛选</w:t>
      </w:r>
      <w:r w:rsidR="002B5D30">
        <w:rPr>
          <w:rFonts w:hint="eastAsia"/>
          <w:sz w:val="24"/>
          <w:szCs w:val="28"/>
        </w:rPr>
        <w:t>有生物学意义的功能模块和核心调控点</w:t>
      </w:r>
      <w:r w:rsidR="001A7FC1">
        <w:rPr>
          <w:rFonts w:hint="eastAsia"/>
          <w:sz w:val="24"/>
          <w:szCs w:val="28"/>
        </w:rPr>
        <w:t>；适用于复杂疾病中挖掘微弱效应/协同调控和模块级调控信号</w:t>
      </w:r>
    </w:p>
    <w:p w14:paraId="239F86AC" w14:textId="0DC1619E" w:rsidR="007737FF" w:rsidRPr="00AC3920" w:rsidRDefault="00AC3920" w:rsidP="00485666">
      <w:pPr>
        <w:rPr>
          <w:rFonts w:hint="eastAsia"/>
          <w:sz w:val="24"/>
          <w:szCs w:val="28"/>
        </w:rPr>
      </w:pPr>
      <w:r>
        <w:rPr>
          <w:rFonts w:hint="eastAsia"/>
          <w:b/>
          <w:bCs/>
          <w:sz w:val="24"/>
          <w:szCs w:val="28"/>
        </w:rPr>
        <w:t>关键术语</w:t>
      </w:r>
    </w:p>
    <w:tbl>
      <w:tblPr>
        <w:tblStyle w:val="af3"/>
        <w:tblW w:w="0" w:type="auto"/>
        <w:tblLook w:val="04A0" w:firstRow="1" w:lastRow="0" w:firstColumn="1" w:lastColumn="0" w:noHBand="0" w:noVBand="1"/>
      </w:tblPr>
      <w:tblGrid>
        <w:gridCol w:w="2263"/>
        <w:gridCol w:w="6033"/>
      </w:tblGrid>
      <w:tr w:rsidR="0051243F" w14:paraId="1837C97B" w14:textId="77777777" w:rsidTr="00CF01C2">
        <w:tc>
          <w:tcPr>
            <w:tcW w:w="2263" w:type="dxa"/>
          </w:tcPr>
          <w:p w14:paraId="3221097D" w14:textId="493D34BE" w:rsidR="0051243F" w:rsidRPr="0051243F" w:rsidRDefault="0051243F" w:rsidP="00485666">
            <w:pPr>
              <w:rPr>
                <w:rFonts w:hint="eastAsia"/>
                <w:sz w:val="24"/>
                <w:szCs w:val="28"/>
              </w:rPr>
            </w:pPr>
            <w:r>
              <w:rPr>
                <w:rFonts w:hint="eastAsia"/>
                <w:sz w:val="24"/>
                <w:szCs w:val="28"/>
              </w:rPr>
              <w:t>概念</w:t>
            </w:r>
          </w:p>
        </w:tc>
        <w:tc>
          <w:tcPr>
            <w:tcW w:w="6033" w:type="dxa"/>
          </w:tcPr>
          <w:p w14:paraId="3875BF47" w14:textId="665C81C4" w:rsidR="0051243F" w:rsidRPr="0051243F" w:rsidRDefault="0051243F" w:rsidP="00485666">
            <w:pPr>
              <w:rPr>
                <w:rFonts w:hint="eastAsia"/>
                <w:sz w:val="24"/>
                <w:szCs w:val="28"/>
              </w:rPr>
            </w:pPr>
            <w:r>
              <w:rPr>
                <w:rFonts w:hint="eastAsia"/>
                <w:sz w:val="24"/>
                <w:szCs w:val="28"/>
              </w:rPr>
              <w:t>解释</w:t>
            </w:r>
          </w:p>
        </w:tc>
      </w:tr>
      <w:tr w:rsidR="0051243F" w14:paraId="392C601C" w14:textId="77777777" w:rsidTr="00CF01C2">
        <w:tc>
          <w:tcPr>
            <w:tcW w:w="2263" w:type="dxa"/>
          </w:tcPr>
          <w:p w14:paraId="2F39407D" w14:textId="0910C23A" w:rsidR="0051243F" w:rsidRPr="0051243F" w:rsidRDefault="0051243F" w:rsidP="00485666">
            <w:pPr>
              <w:rPr>
                <w:rFonts w:hint="eastAsia"/>
                <w:sz w:val="24"/>
                <w:szCs w:val="28"/>
              </w:rPr>
            </w:pPr>
            <w:proofErr w:type="gramStart"/>
            <w:r>
              <w:rPr>
                <w:rFonts w:hint="eastAsia"/>
                <w:sz w:val="24"/>
                <w:szCs w:val="28"/>
              </w:rPr>
              <w:t>共表达</w:t>
            </w:r>
            <w:proofErr w:type="gramEnd"/>
          </w:p>
        </w:tc>
        <w:tc>
          <w:tcPr>
            <w:tcW w:w="6033" w:type="dxa"/>
          </w:tcPr>
          <w:p w14:paraId="426BB5DB" w14:textId="61C3BC1E" w:rsidR="0051243F" w:rsidRPr="00764B0D" w:rsidRDefault="00764B0D" w:rsidP="00485666">
            <w:pPr>
              <w:rPr>
                <w:rFonts w:hint="eastAsia"/>
                <w:sz w:val="24"/>
                <w:szCs w:val="28"/>
              </w:rPr>
            </w:pPr>
            <w:r>
              <w:rPr>
                <w:rFonts w:hint="eastAsia"/>
                <w:sz w:val="24"/>
                <w:szCs w:val="28"/>
              </w:rPr>
              <w:t>两个基因在不同样本中的表达变化趋势</w:t>
            </w:r>
            <w:r w:rsidR="00976561">
              <w:rPr>
                <w:rFonts w:hint="eastAsia"/>
                <w:sz w:val="24"/>
                <w:szCs w:val="28"/>
              </w:rPr>
              <w:t>一致</w:t>
            </w:r>
            <w:r w:rsidR="00F44CAC">
              <w:rPr>
                <w:rFonts w:hint="eastAsia"/>
                <w:sz w:val="24"/>
                <w:szCs w:val="28"/>
              </w:rPr>
              <w:t>Pearson</w:t>
            </w:r>
          </w:p>
        </w:tc>
      </w:tr>
      <w:tr w:rsidR="0051243F" w14:paraId="2BE9A86A" w14:textId="77777777" w:rsidTr="00CF01C2">
        <w:tc>
          <w:tcPr>
            <w:tcW w:w="2263" w:type="dxa"/>
          </w:tcPr>
          <w:p w14:paraId="766FEBEF" w14:textId="58A9C6CF" w:rsidR="0051243F" w:rsidRPr="00764B0D" w:rsidRDefault="00764B0D" w:rsidP="00485666">
            <w:pPr>
              <w:rPr>
                <w:rFonts w:hint="eastAsia"/>
                <w:sz w:val="24"/>
                <w:szCs w:val="28"/>
              </w:rPr>
            </w:pPr>
            <w:r>
              <w:rPr>
                <w:rFonts w:hint="eastAsia"/>
                <w:sz w:val="24"/>
                <w:szCs w:val="28"/>
              </w:rPr>
              <w:t>邻接矩阵</w:t>
            </w:r>
          </w:p>
        </w:tc>
        <w:tc>
          <w:tcPr>
            <w:tcW w:w="6033" w:type="dxa"/>
          </w:tcPr>
          <w:p w14:paraId="3EBB20E4" w14:textId="1DA5DA87" w:rsidR="0051243F" w:rsidRPr="008643C4" w:rsidRDefault="008643C4" w:rsidP="00485666">
            <w:pPr>
              <w:rPr>
                <w:rFonts w:hint="eastAsia"/>
                <w:sz w:val="24"/>
                <w:szCs w:val="28"/>
              </w:rPr>
            </w:pPr>
            <w:r>
              <w:rPr>
                <w:rFonts w:hint="eastAsia"/>
                <w:sz w:val="24"/>
                <w:szCs w:val="28"/>
              </w:rPr>
              <w:t>表达相关系数转化为网络边权重的数值矩阵</w:t>
            </w:r>
          </w:p>
        </w:tc>
      </w:tr>
      <w:tr w:rsidR="0051243F" w14:paraId="1C3BB515" w14:textId="77777777" w:rsidTr="00CF01C2">
        <w:tc>
          <w:tcPr>
            <w:tcW w:w="2263" w:type="dxa"/>
          </w:tcPr>
          <w:p w14:paraId="3DEEBF54" w14:textId="3012169D" w:rsidR="0051243F" w:rsidRPr="008643C4" w:rsidRDefault="00CF01C2" w:rsidP="00485666">
            <w:pPr>
              <w:rPr>
                <w:rFonts w:hint="eastAsia"/>
                <w:sz w:val="24"/>
                <w:szCs w:val="28"/>
              </w:rPr>
            </w:pPr>
            <w:r>
              <w:rPr>
                <w:rFonts w:hint="eastAsia"/>
                <w:sz w:val="24"/>
                <w:szCs w:val="28"/>
              </w:rPr>
              <w:t>拓扑重叠矩阵TOM</w:t>
            </w:r>
          </w:p>
        </w:tc>
        <w:tc>
          <w:tcPr>
            <w:tcW w:w="6033" w:type="dxa"/>
          </w:tcPr>
          <w:p w14:paraId="0B2EC4AC" w14:textId="2D018BA8" w:rsidR="0051243F" w:rsidRPr="001C4E06" w:rsidRDefault="001C4E06" w:rsidP="00485666">
            <w:pPr>
              <w:rPr>
                <w:rFonts w:hint="eastAsia"/>
                <w:sz w:val="24"/>
                <w:szCs w:val="28"/>
              </w:rPr>
            </w:pPr>
            <w:r>
              <w:rPr>
                <w:rFonts w:hint="eastAsia"/>
                <w:sz w:val="24"/>
                <w:szCs w:val="28"/>
              </w:rPr>
              <w:t>结合直接边+共同邻居的结构相似性矩阵，增强鲁棒</w:t>
            </w:r>
          </w:p>
        </w:tc>
      </w:tr>
      <w:tr w:rsidR="0051243F" w14:paraId="265394AB" w14:textId="77777777" w:rsidTr="00CF01C2">
        <w:tc>
          <w:tcPr>
            <w:tcW w:w="2263" w:type="dxa"/>
          </w:tcPr>
          <w:p w14:paraId="399E9BC1" w14:textId="07F85151" w:rsidR="0051243F" w:rsidRPr="00626676" w:rsidRDefault="00626676" w:rsidP="00485666">
            <w:pPr>
              <w:rPr>
                <w:rFonts w:hint="eastAsia"/>
                <w:sz w:val="24"/>
                <w:szCs w:val="28"/>
              </w:rPr>
            </w:pPr>
            <w:r>
              <w:rPr>
                <w:rFonts w:hint="eastAsia"/>
                <w:sz w:val="24"/>
                <w:szCs w:val="28"/>
              </w:rPr>
              <w:t>模块module</w:t>
            </w:r>
          </w:p>
        </w:tc>
        <w:tc>
          <w:tcPr>
            <w:tcW w:w="6033" w:type="dxa"/>
          </w:tcPr>
          <w:p w14:paraId="14CA0CA3" w14:textId="2CBA97FD" w:rsidR="0051243F" w:rsidRPr="00626676" w:rsidRDefault="00626676" w:rsidP="00485666">
            <w:pPr>
              <w:rPr>
                <w:rFonts w:hint="eastAsia"/>
                <w:sz w:val="24"/>
                <w:szCs w:val="28"/>
              </w:rPr>
            </w:pPr>
            <w:r>
              <w:rPr>
                <w:rFonts w:hint="eastAsia"/>
                <w:sz w:val="24"/>
                <w:szCs w:val="28"/>
              </w:rPr>
              <w:t>网络中一组表达趋势相近</w:t>
            </w:r>
            <w:r w:rsidR="009C684A">
              <w:rPr>
                <w:rFonts w:hint="eastAsia"/>
                <w:sz w:val="24"/>
                <w:szCs w:val="28"/>
              </w:rPr>
              <w:t>、连接紧密的基因自己</w:t>
            </w:r>
          </w:p>
        </w:tc>
      </w:tr>
      <w:tr w:rsidR="0051243F" w14:paraId="00803406" w14:textId="77777777" w:rsidTr="00CF01C2">
        <w:tc>
          <w:tcPr>
            <w:tcW w:w="2263" w:type="dxa"/>
          </w:tcPr>
          <w:p w14:paraId="6F7B3A96" w14:textId="42807FC9" w:rsidR="0051243F" w:rsidRPr="00E54938" w:rsidRDefault="00E54938" w:rsidP="00485666">
            <w:pPr>
              <w:rPr>
                <w:rFonts w:hint="eastAsia"/>
                <w:sz w:val="24"/>
                <w:szCs w:val="28"/>
              </w:rPr>
            </w:pPr>
            <w:r>
              <w:rPr>
                <w:rFonts w:hint="eastAsia"/>
                <w:sz w:val="24"/>
                <w:szCs w:val="28"/>
              </w:rPr>
              <w:t>模块特征基因ME</w:t>
            </w:r>
          </w:p>
        </w:tc>
        <w:tc>
          <w:tcPr>
            <w:tcW w:w="6033" w:type="dxa"/>
          </w:tcPr>
          <w:p w14:paraId="65837DDB" w14:textId="254154F3" w:rsidR="0051243F" w:rsidRPr="009A5339" w:rsidRDefault="009A5339" w:rsidP="00485666">
            <w:pPr>
              <w:rPr>
                <w:rFonts w:hint="eastAsia"/>
                <w:sz w:val="24"/>
                <w:szCs w:val="28"/>
              </w:rPr>
            </w:pPr>
            <w:r>
              <w:rPr>
                <w:rFonts w:hint="eastAsia"/>
                <w:sz w:val="24"/>
                <w:szCs w:val="28"/>
              </w:rPr>
              <w:t>PCA方式降维</w:t>
            </w:r>
            <w:r w:rsidR="004F4696">
              <w:rPr>
                <w:rFonts w:hint="eastAsia"/>
                <w:sz w:val="24"/>
                <w:szCs w:val="28"/>
              </w:rPr>
              <w:t>，主成分，代表模块总体表达模式</w:t>
            </w:r>
          </w:p>
        </w:tc>
      </w:tr>
      <w:tr w:rsidR="0051243F" w14:paraId="707B929F" w14:textId="77777777" w:rsidTr="00CF01C2">
        <w:tc>
          <w:tcPr>
            <w:tcW w:w="2263" w:type="dxa"/>
          </w:tcPr>
          <w:p w14:paraId="51586826" w14:textId="5BC99F09" w:rsidR="0051243F" w:rsidRPr="004F4696" w:rsidRDefault="004F4696" w:rsidP="00485666">
            <w:pPr>
              <w:rPr>
                <w:rFonts w:hint="eastAsia"/>
                <w:sz w:val="24"/>
                <w:szCs w:val="28"/>
              </w:rPr>
            </w:pPr>
            <w:r>
              <w:rPr>
                <w:rFonts w:hint="eastAsia"/>
                <w:sz w:val="24"/>
                <w:szCs w:val="28"/>
              </w:rPr>
              <w:t>模块成员度MM</w:t>
            </w:r>
          </w:p>
        </w:tc>
        <w:tc>
          <w:tcPr>
            <w:tcW w:w="6033" w:type="dxa"/>
          </w:tcPr>
          <w:p w14:paraId="47A06CD2" w14:textId="4F66525B" w:rsidR="0051243F" w:rsidRPr="004F4696" w:rsidRDefault="002A5E36" w:rsidP="00485666">
            <w:pPr>
              <w:rPr>
                <w:rFonts w:hint="eastAsia"/>
                <w:sz w:val="24"/>
                <w:szCs w:val="28"/>
              </w:rPr>
            </w:pPr>
            <w:r>
              <w:rPr>
                <w:rFonts w:hint="eastAsia"/>
                <w:sz w:val="24"/>
                <w:szCs w:val="28"/>
              </w:rPr>
              <w:t>某基因与模块特征基因的相似度，识别ME</w:t>
            </w:r>
          </w:p>
        </w:tc>
      </w:tr>
      <w:tr w:rsidR="0051243F" w14:paraId="06BC5628" w14:textId="77777777" w:rsidTr="00CF01C2">
        <w:tc>
          <w:tcPr>
            <w:tcW w:w="2263" w:type="dxa"/>
          </w:tcPr>
          <w:p w14:paraId="4FB4D1E6" w14:textId="3BED090F" w:rsidR="0051243F" w:rsidRPr="00F951A7" w:rsidRDefault="00F951A7" w:rsidP="00485666">
            <w:pPr>
              <w:rPr>
                <w:rFonts w:hint="eastAsia"/>
                <w:sz w:val="24"/>
                <w:szCs w:val="28"/>
              </w:rPr>
            </w:pPr>
            <w:r>
              <w:rPr>
                <w:rFonts w:hint="eastAsia"/>
                <w:sz w:val="24"/>
                <w:szCs w:val="28"/>
              </w:rPr>
              <w:t>基因显著性GS</w:t>
            </w:r>
          </w:p>
        </w:tc>
        <w:tc>
          <w:tcPr>
            <w:tcW w:w="6033" w:type="dxa"/>
          </w:tcPr>
          <w:p w14:paraId="66E5535F" w14:textId="2FE2CC43" w:rsidR="0051243F" w:rsidRPr="00F951A7" w:rsidRDefault="00F951A7" w:rsidP="00485666">
            <w:pPr>
              <w:rPr>
                <w:rFonts w:hint="eastAsia"/>
                <w:sz w:val="24"/>
                <w:szCs w:val="28"/>
              </w:rPr>
            </w:pPr>
            <w:r>
              <w:rPr>
                <w:rFonts w:hint="eastAsia"/>
                <w:sz w:val="24"/>
                <w:szCs w:val="28"/>
              </w:rPr>
              <w:t>某基因与外部表型变量的相关程度，寻找强相关基因</w:t>
            </w:r>
          </w:p>
        </w:tc>
      </w:tr>
    </w:tbl>
    <w:p w14:paraId="693578AC" w14:textId="39876321" w:rsidR="007737FF" w:rsidRDefault="000733D2" w:rsidP="00485666">
      <w:pPr>
        <w:rPr>
          <w:rFonts w:hint="eastAsia"/>
          <w:sz w:val="24"/>
          <w:szCs w:val="28"/>
        </w:rPr>
      </w:pPr>
      <w:r>
        <w:rPr>
          <w:rFonts w:hint="eastAsia"/>
          <w:b/>
          <w:bCs/>
          <w:sz w:val="24"/>
          <w:szCs w:val="28"/>
        </w:rPr>
        <w:t>具体流程</w:t>
      </w:r>
    </w:p>
    <w:p w14:paraId="10853810" w14:textId="0B4FF2A9" w:rsidR="000733D2" w:rsidRDefault="007B4CFB" w:rsidP="00485666">
      <w:pPr>
        <w:rPr>
          <w:rFonts w:hint="eastAsia"/>
          <w:sz w:val="24"/>
          <w:szCs w:val="28"/>
        </w:rPr>
      </w:pPr>
      <w:r>
        <w:rPr>
          <w:rFonts w:hint="eastAsia"/>
          <w:sz w:val="24"/>
          <w:szCs w:val="28"/>
        </w:rPr>
        <w:lastRenderedPageBreak/>
        <w:t>数据准备与</w:t>
      </w:r>
      <w:r w:rsidR="000010DA">
        <w:rPr>
          <w:rFonts w:hint="eastAsia"/>
          <w:sz w:val="24"/>
          <w:szCs w:val="28"/>
        </w:rPr>
        <w:t>样本筛选：</w:t>
      </w:r>
      <w:r w:rsidR="00DD52AD">
        <w:rPr>
          <w:rFonts w:hint="eastAsia"/>
          <w:sz w:val="24"/>
          <w:szCs w:val="28"/>
        </w:rPr>
        <w:t>输入FPKM，剔除缺失较多的基因，</w:t>
      </w:r>
      <w:r w:rsidR="000314D0">
        <w:rPr>
          <w:rFonts w:hint="eastAsia"/>
          <w:sz w:val="24"/>
          <w:szCs w:val="28"/>
        </w:rPr>
        <w:t>样本聚类找出离群值，手动剪枝</w:t>
      </w:r>
      <w:r w:rsidR="009D14A9">
        <w:rPr>
          <w:rFonts w:hint="eastAsia"/>
          <w:sz w:val="24"/>
          <w:szCs w:val="28"/>
        </w:rPr>
        <w:t>确定剪枝高度</w:t>
      </w:r>
    </w:p>
    <w:p w14:paraId="660FAD7D" w14:textId="066B92AA" w:rsidR="008F61BA" w:rsidRDefault="008F61BA" w:rsidP="00485666">
      <w:pPr>
        <w:rPr>
          <w:rFonts w:hint="eastAsia"/>
          <w:sz w:val="24"/>
          <w:szCs w:val="28"/>
        </w:rPr>
      </w:pPr>
      <w:r>
        <w:rPr>
          <w:rFonts w:hint="eastAsia"/>
          <w:sz w:val="24"/>
          <w:szCs w:val="28"/>
        </w:rPr>
        <w:t>构建网络：计算Pearson相关系数，建立相似度矩阵；使用软阈值进行变换</w:t>
      </w:r>
      <w:r w:rsidR="003F0CC9">
        <w:rPr>
          <w:rFonts w:hint="eastAsia"/>
          <w:sz w:val="24"/>
          <w:szCs w:val="28"/>
        </w:rPr>
        <w:t>，保留弱相关信息</w:t>
      </w:r>
      <w:r w:rsidR="00101FA4">
        <w:rPr>
          <w:rFonts w:hint="eastAsia"/>
          <w:sz w:val="24"/>
          <w:szCs w:val="28"/>
        </w:rPr>
        <w:t>，构建邻接矩阵；选择合适软阈值（无尺度网络验证）</w:t>
      </w:r>
    </w:p>
    <w:p w14:paraId="3EE41268" w14:textId="2A3542DB" w:rsidR="001E766A" w:rsidRDefault="001E766A" w:rsidP="00485666">
      <w:pPr>
        <w:rPr>
          <w:rFonts w:hint="eastAsia"/>
          <w:sz w:val="24"/>
          <w:szCs w:val="28"/>
        </w:rPr>
      </w:pPr>
      <w:r>
        <w:rPr>
          <w:rFonts w:hint="eastAsia"/>
          <w:sz w:val="24"/>
          <w:szCs w:val="28"/>
        </w:rPr>
        <w:t>模块识别：强调结构相似性，缓解噪声</w:t>
      </w:r>
      <w:r w:rsidR="00A03B3F">
        <w:rPr>
          <w:rFonts w:hint="eastAsia"/>
          <w:sz w:val="24"/>
          <w:szCs w:val="28"/>
        </w:rPr>
        <w:t>，构建TOM；1-TOM作为距离矩阵，用于聚类模块；动态剪枝划分模块</w:t>
      </w:r>
      <w:r w:rsidR="0009253E">
        <w:rPr>
          <w:rFonts w:hint="eastAsia"/>
          <w:sz w:val="24"/>
          <w:szCs w:val="28"/>
        </w:rPr>
        <w:t>；ME相关性&gt;.75的模块合并，减少</w:t>
      </w:r>
      <w:r w:rsidR="009D4A33">
        <w:rPr>
          <w:rFonts w:hint="eastAsia"/>
          <w:sz w:val="24"/>
          <w:szCs w:val="28"/>
        </w:rPr>
        <w:t>冗余</w:t>
      </w:r>
    </w:p>
    <w:p w14:paraId="51F6A79D" w14:textId="3F0D3B6A" w:rsidR="00CA0F2F" w:rsidRDefault="00CA0F2F" w:rsidP="00485666">
      <w:pPr>
        <w:rPr>
          <w:rFonts w:hint="eastAsia"/>
          <w:sz w:val="24"/>
          <w:szCs w:val="28"/>
        </w:rPr>
      </w:pPr>
      <w:r>
        <w:rPr>
          <w:rFonts w:hint="eastAsia"/>
          <w:sz w:val="24"/>
          <w:szCs w:val="28"/>
        </w:rPr>
        <w:t>模块与表型相关性：计算ME，画出ME与</w:t>
      </w:r>
      <w:r w:rsidR="007C095C">
        <w:rPr>
          <w:rFonts w:hint="eastAsia"/>
          <w:sz w:val="24"/>
          <w:szCs w:val="28"/>
        </w:rPr>
        <w:t>症状的热图；选择最相关的模块作为候选目标</w:t>
      </w:r>
    </w:p>
    <w:p w14:paraId="5851AD07" w14:textId="56B81375" w:rsidR="00712C03" w:rsidRDefault="00DF0381" w:rsidP="00485666">
      <w:pPr>
        <w:rPr>
          <w:rFonts w:hint="eastAsia"/>
          <w:sz w:val="24"/>
          <w:szCs w:val="28"/>
        </w:rPr>
      </w:pPr>
      <w:r>
        <w:rPr>
          <w:rFonts w:hint="eastAsia"/>
          <w:sz w:val="24"/>
          <w:szCs w:val="28"/>
        </w:rPr>
        <w:t>模块内基因分析：GS-MM联合</w:t>
      </w:r>
      <w:r w:rsidR="006218B2">
        <w:rPr>
          <w:rFonts w:hint="eastAsia"/>
          <w:sz w:val="24"/>
          <w:szCs w:val="28"/>
        </w:rPr>
        <w:t>图，希望相关</w:t>
      </w:r>
      <w:r w:rsidR="006E6C58">
        <w:rPr>
          <w:rFonts w:hint="eastAsia"/>
          <w:sz w:val="24"/>
          <w:szCs w:val="28"/>
        </w:rPr>
        <w:t>；高GS和MM，或连接</w:t>
      </w:r>
      <w:r w:rsidR="005F4037">
        <w:rPr>
          <w:rFonts w:hint="eastAsia"/>
          <w:sz w:val="24"/>
          <w:szCs w:val="28"/>
        </w:rPr>
        <w:t>度的前10%作为Hub基因筛选标准；</w:t>
      </w:r>
      <w:r w:rsidR="00EF071A">
        <w:rPr>
          <w:rFonts w:hint="eastAsia"/>
          <w:sz w:val="24"/>
          <w:szCs w:val="28"/>
        </w:rPr>
        <w:t>导出TOM和目标模块子图，进行可视化</w:t>
      </w:r>
    </w:p>
    <w:p w14:paraId="6C8F704A" w14:textId="53734971" w:rsidR="00712C03" w:rsidRDefault="00712C03" w:rsidP="00485666">
      <w:pPr>
        <w:rPr>
          <w:rFonts w:hint="eastAsia"/>
          <w:sz w:val="24"/>
          <w:szCs w:val="28"/>
        </w:rPr>
      </w:pPr>
      <w:r w:rsidRPr="00D948C3">
        <w:rPr>
          <w:rFonts w:hint="eastAsia"/>
          <w:b/>
          <w:bCs/>
          <w:sz w:val="24"/>
          <w:szCs w:val="28"/>
        </w:rPr>
        <w:t>WGCNA替代</w:t>
      </w:r>
      <w:r w:rsidR="00D948C3" w:rsidRPr="00D948C3">
        <w:rPr>
          <w:rFonts w:hint="eastAsia"/>
          <w:b/>
          <w:bCs/>
          <w:sz w:val="24"/>
          <w:szCs w:val="28"/>
        </w:rPr>
        <w:t>RNA-seq：</w:t>
      </w:r>
      <w:r w:rsidR="00D948C3">
        <w:rPr>
          <w:rFonts w:hint="eastAsia"/>
          <w:sz w:val="24"/>
          <w:szCs w:val="28"/>
        </w:rPr>
        <w:t>不行，</w:t>
      </w:r>
      <w:proofErr w:type="gramStart"/>
      <w:r w:rsidR="00D948C3">
        <w:rPr>
          <w:rFonts w:hint="eastAsia"/>
          <w:sz w:val="24"/>
          <w:szCs w:val="28"/>
        </w:rPr>
        <w:t>前者关注</w:t>
      </w:r>
      <w:proofErr w:type="gramEnd"/>
      <w:r w:rsidR="00D948C3">
        <w:rPr>
          <w:rFonts w:hint="eastAsia"/>
          <w:sz w:val="24"/>
          <w:szCs w:val="28"/>
        </w:rPr>
        <w:t>结构和模式，后者关注是否显著</w:t>
      </w:r>
    </w:p>
    <w:p w14:paraId="798B94EF" w14:textId="738F25E0" w:rsidR="00D948C3" w:rsidRDefault="00F17604" w:rsidP="00485666">
      <w:pPr>
        <w:rPr>
          <w:rFonts w:hint="eastAsia"/>
          <w:sz w:val="24"/>
          <w:szCs w:val="28"/>
        </w:rPr>
      </w:pPr>
      <w:r w:rsidRPr="00F17604">
        <w:rPr>
          <w:rFonts w:hint="eastAsia"/>
          <w:b/>
          <w:bCs/>
          <w:sz w:val="24"/>
          <w:szCs w:val="28"/>
        </w:rPr>
        <w:t>软/硬阈值：</w:t>
      </w:r>
      <w:r>
        <w:rPr>
          <w:rFonts w:hint="eastAsia"/>
          <w:sz w:val="24"/>
          <w:szCs w:val="28"/>
        </w:rPr>
        <w:t>软的能保留一些微弱的信息</w:t>
      </w:r>
    </w:p>
    <w:p w14:paraId="7929B109" w14:textId="58560EA7" w:rsidR="008D3A58" w:rsidRDefault="008D3A58" w:rsidP="00485666">
      <w:pPr>
        <w:rPr>
          <w:rFonts w:hint="eastAsia"/>
          <w:sz w:val="24"/>
          <w:szCs w:val="28"/>
        </w:rPr>
      </w:pPr>
      <w:r w:rsidRPr="008D3A58">
        <w:rPr>
          <w:rFonts w:hint="eastAsia"/>
          <w:b/>
          <w:bCs/>
          <w:sz w:val="24"/>
          <w:szCs w:val="28"/>
        </w:rPr>
        <w:t>WGCNA推因果：</w:t>
      </w:r>
      <w:r>
        <w:rPr>
          <w:rFonts w:hint="eastAsia"/>
          <w:sz w:val="24"/>
          <w:szCs w:val="28"/>
        </w:rPr>
        <w:t>不行，基于相关性的手段，没有因果性</w:t>
      </w:r>
    </w:p>
    <w:p w14:paraId="5BB901CA" w14:textId="338E4F5A" w:rsidR="00CA13CD" w:rsidRDefault="00CA13CD" w:rsidP="00485666">
      <w:pPr>
        <w:rPr>
          <w:rFonts w:hint="eastAsia"/>
          <w:sz w:val="24"/>
          <w:szCs w:val="28"/>
        </w:rPr>
      </w:pPr>
      <w:r w:rsidRPr="00CA13CD">
        <w:rPr>
          <w:rFonts w:hint="eastAsia"/>
          <w:b/>
          <w:bCs/>
          <w:sz w:val="24"/>
          <w:szCs w:val="28"/>
        </w:rPr>
        <w:t>数据缺失：</w:t>
      </w:r>
      <w:r>
        <w:rPr>
          <w:rFonts w:hint="eastAsia"/>
          <w:sz w:val="24"/>
          <w:szCs w:val="28"/>
        </w:rPr>
        <w:t>使用goodSampleGenes()清理</w:t>
      </w:r>
      <w:r w:rsidR="00AF61FC">
        <w:rPr>
          <w:rFonts w:hint="eastAsia"/>
          <w:sz w:val="24"/>
          <w:szCs w:val="28"/>
        </w:rPr>
        <w:t>缺失严重的数据</w:t>
      </w:r>
    </w:p>
    <w:p w14:paraId="12CE63B4" w14:textId="77777777" w:rsidR="008A7E37" w:rsidRDefault="008A7E37" w:rsidP="00485666">
      <w:pPr>
        <w:rPr>
          <w:rFonts w:hint="eastAsia"/>
          <w:sz w:val="24"/>
          <w:szCs w:val="28"/>
        </w:rPr>
      </w:pPr>
    </w:p>
    <w:p w14:paraId="123753CB" w14:textId="386302DC" w:rsidR="008A7E37" w:rsidRDefault="008A7E37" w:rsidP="008A7E37">
      <w:pPr>
        <w:rPr>
          <w:rFonts w:hint="eastAsia"/>
          <w:sz w:val="36"/>
          <w:szCs w:val="40"/>
        </w:rPr>
      </w:pPr>
      <w:r>
        <w:rPr>
          <w:rFonts w:hint="eastAsia"/>
          <w:sz w:val="36"/>
          <w:szCs w:val="40"/>
        </w:rPr>
        <w:t>3.3 功能富集分析</w:t>
      </w:r>
    </w:p>
    <w:p w14:paraId="5FB4C59E" w14:textId="50E6ADDF" w:rsidR="008A7E37" w:rsidRDefault="0045408B" w:rsidP="00485666">
      <w:pPr>
        <w:rPr>
          <w:rFonts w:hint="eastAsia"/>
          <w:sz w:val="24"/>
          <w:szCs w:val="28"/>
        </w:rPr>
      </w:pPr>
      <w:r w:rsidRPr="0045408B">
        <w:rPr>
          <w:rFonts w:hint="eastAsia"/>
          <w:b/>
          <w:bCs/>
          <w:sz w:val="24"/>
          <w:szCs w:val="28"/>
        </w:rPr>
        <w:t>GO：</w:t>
      </w:r>
      <w:r>
        <w:rPr>
          <w:rFonts w:hint="eastAsia"/>
          <w:sz w:val="24"/>
          <w:szCs w:val="28"/>
        </w:rPr>
        <w:t>Gene Ontology基因本体论；</w:t>
      </w:r>
      <w:r w:rsidR="007012FE">
        <w:rPr>
          <w:rFonts w:hint="eastAsia"/>
          <w:sz w:val="24"/>
          <w:szCs w:val="28"/>
        </w:rPr>
        <w:t>从生物学过程，细胞组分，分子功能三方面对基因及产物进行注释；统计注释到</w:t>
      </w:r>
      <w:r w:rsidR="00AA36D5">
        <w:rPr>
          <w:rFonts w:hint="eastAsia"/>
          <w:sz w:val="24"/>
          <w:szCs w:val="28"/>
        </w:rPr>
        <w:t>相应GO term上的基因数目和其中的差异基因数目</w:t>
      </w:r>
    </w:p>
    <w:p w14:paraId="3FFC1995" w14:textId="049BC1EB" w:rsidR="00AA36D5" w:rsidRPr="00AA36D5" w:rsidRDefault="00AA36D5" w:rsidP="00522C85">
      <w:pPr>
        <w:rPr>
          <w:rFonts w:hint="eastAsia"/>
          <w:sz w:val="24"/>
          <w:szCs w:val="28"/>
        </w:rPr>
      </w:pPr>
      <w:r w:rsidRPr="00AA36D5">
        <w:rPr>
          <w:rFonts w:hint="eastAsia"/>
          <w:b/>
          <w:bCs/>
          <w:sz w:val="24"/>
          <w:szCs w:val="28"/>
        </w:rPr>
        <w:t>KEGG：</w:t>
      </w:r>
      <w:r>
        <w:rPr>
          <w:rFonts w:hint="eastAsia"/>
          <w:sz w:val="24"/>
          <w:szCs w:val="28"/>
        </w:rPr>
        <w:t>一个数据库，</w:t>
      </w:r>
      <w:r w:rsidR="00522C85">
        <w:rPr>
          <w:rFonts w:hint="eastAsia"/>
          <w:sz w:val="24"/>
          <w:szCs w:val="28"/>
        </w:rPr>
        <w:t>注释过程用到了KEGG Pathway通路图；</w:t>
      </w:r>
      <w:r w:rsidR="00522C85" w:rsidRPr="00522C85">
        <w:rPr>
          <w:rFonts w:hint="eastAsia"/>
          <w:sz w:val="24"/>
          <w:szCs w:val="28"/>
        </w:rPr>
        <w:t>利用图像展示代谢途径和各种途径的关系</w:t>
      </w:r>
      <w:r w:rsidR="00522C85">
        <w:rPr>
          <w:rFonts w:hint="eastAsia"/>
          <w:sz w:val="24"/>
          <w:szCs w:val="28"/>
        </w:rPr>
        <w:t>；</w:t>
      </w:r>
      <w:r w:rsidR="00522C85" w:rsidRPr="00522C85">
        <w:rPr>
          <w:rFonts w:hint="eastAsia"/>
          <w:sz w:val="24"/>
          <w:szCs w:val="28"/>
        </w:rPr>
        <w:t>直观反映基因表达差异对代谢通路的影响</w:t>
      </w:r>
      <w:r w:rsidR="00522C85">
        <w:rPr>
          <w:rFonts w:hint="eastAsia"/>
          <w:sz w:val="24"/>
          <w:szCs w:val="28"/>
        </w:rPr>
        <w:t>；</w:t>
      </w:r>
      <w:r w:rsidR="00522C85" w:rsidRPr="00522C85">
        <w:rPr>
          <w:rFonts w:hint="eastAsia"/>
          <w:sz w:val="24"/>
          <w:szCs w:val="28"/>
        </w:rPr>
        <w:t>将差异基因在通路上标注</w:t>
      </w:r>
      <w:r w:rsidR="00522C85">
        <w:rPr>
          <w:rFonts w:hint="eastAsia"/>
          <w:sz w:val="24"/>
          <w:szCs w:val="28"/>
        </w:rPr>
        <w:t>怕；</w:t>
      </w:r>
      <w:r w:rsidR="00522C85" w:rsidRPr="00522C85">
        <w:rPr>
          <w:rFonts w:hint="eastAsia"/>
          <w:sz w:val="24"/>
          <w:szCs w:val="28"/>
        </w:rPr>
        <w:t>全面了解代谢途径</w:t>
      </w:r>
    </w:p>
    <w:p w14:paraId="1BE09816" w14:textId="3C09501F" w:rsidR="008A7E37" w:rsidRDefault="00522C85" w:rsidP="00485666">
      <w:pPr>
        <w:rPr>
          <w:rFonts w:hint="eastAsia"/>
          <w:sz w:val="24"/>
          <w:szCs w:val="28"/>
        </w:rPr>
      </w:pPr>
      <w:r w:rsidRPr="00522C85">
        <w:rPr>
          <w:rFonts w:hint="eastAsia"/>
          <w:b/>
          <w:bCs/>
          <w:sz w:val="24"/>
          <w:szCs w:val="28"/>
        </w:rPr>
        <w:lastRenderedPageBreak/>
        <w:t>数据挖掘过程：</w:t>
      </w:r>
      <w:r>
        <w:rPr>
          <w:rFonts w:hint="eastAsia"/>
          <w:sz w:val="24"/>
          <w:szCs w:val="28"/>
        </w:rPr>
        <w:t>基因富集分析</w:t>
      </w:r>
      <w:r w:rsidR="0071637C">
        <w:rPr>
          <w:rFonts w:hint="eastAsia"/>
          <w:sz w:val="24"/>
          <w:szCs w:val="28"/>
        </w:rPr>
        <w:t>：全体基因N，GO基因M，库中相关基因n，M和n的交集k，背景命中率n/N，GO列表命中率k/M</w:t>
      </w:r>
      <w:r w:rsidR="00F11F32">
        <w:rPr>
          <w:rFonts w:hint="eastAsia"/>
          <w:sz w:val="24"/>
          <w:szCs w:val="28"/>
        </w:rPr>
        <w:t>，做假设检验，看GO的结果有无显著性</w:t>
      </w:r>
      <w:r w:rsidR="00023C98">
        <w:rPr>
          <w:rFonts w:hint="eastAsia"/>
          <w:sz w:val="24"/>
          <w:szCs w:val="28"/>
        </w:rPr>
        <w:t>；</w:t>
      </w:r>
      <w:r w:rsidR="00542010">
        <w:rPr>
          <w:rFonts w:hint="eastAsia"/>
          <w:sz w:val="24"/>
          <w:szCs w:val="28"/>
        </w:rPr>
        <w:t>使用超几何分布</w:t>
      </w:r>
      <m:oMath>
        <m:r>
          <w:rPr>
            <w:rFonts w:ascii="Cambria Math" w:hAnsi="Cambria Math" w:hint="eastAsia"/>
            <w:sz w:val="24"/>
            <w:szCs w:val="28"/>
          </w:rPr>
          <m:t>P</m:t>
        </m:r>
        <m:r>
          <w:rPr>
            <w:rFonts w:ascii="Cambria Math" w:hAnsi="Cambria Math"/>
            <w:sz w:val="24"/>
            <w:szCs w:val="28"/>
          </w:rPr>
          <m:t>=…</m:t>
        </m:r>
      </m:oMath>
      <w:r w:rsidR="00023C98">
        <w:rPr>
          <w:rFonts w:hint="eastAsia"/>
          <w:sz w:val="24"/>
          <w:szCs w:val="28"/>
        </w:rPr>
        <w:t>，选.05作为标准</w:t>
      </w:r>
    </w:p>
    <w:p w14:paraId="1461B5A8" w14:textId="39889227" w:rsidR="00023C98" w:rsidRDefault="00023C98" w:rsidP="002F388C">
      <w:pPr>
        <w:rPr>
          <w:rFonts w:hint="eastAsia"/>
          <w:iCs/>
          <w:sz w:val="24"/>
          <w:szCs w:val="28"/>
        </w:rPr>
      </w:pPr>
      <w:r w:rsidRPr="004F75D4">
        <w:rPr>
          <w:rFonts w:hint="eastAsia"/>
          <w:b/>
          <w:bCs/>
          <w:iCs/>
          <w:sz w:val="24"/>
          <w:szCs w:val="28"/>
        </w:rPr>
        <w:t>P值修正：</w:t>
      </w:r>
      <w:r w:rsidR="006E6DFB">
        <w:rPr>
          <w:rFonts w:hint="eastAsia"/>
          <w:iCs/>
          <w:sz w:val="24"/>
          <w:szCs w:val="28"/>
        </w:rPr>
        <w:t>多重检验下；</w:t>
      </w:r>
      <w:r w:rsidR="006E6DFB" w:rsidRPr="006E6DFB">
        <w:rPr>
          <w:rFonts w:hint="eastAsia"/>
          <w:iCs/>
          <w:sz w:val="24"/>
          <w:szCs w:val="28"/>
        </w:rPr>
        <w:t>Bonferroni Correction，For Family Wise Error rate</w:t>
      </w:r>
      <w:r w:rsidR="006E6DFB">
        <w:rPr>
          <w:rFonts w:hint="eastAsia"/>
          <w:iCs/>
          <w:sz w:val="24"/>
          <w:szCs w:val="28"/>
        </w:rPr>
        <w:t>：</w:t>
      </w:r>
      <w:r w:rsidR="006E6DFB" w:rsidRPr="006E6DFB">
        <w:rPr>
          <w:rFonts w:hint="eastAsia"/>
          <w:iCs/>
          <w:sz w:val="24"/>
          <w:szCs w:val="28"/>
        </w:rPr>
        <w:t>使用检验的次数归一化p-value，例如检验1000次，则阈值设为0.05 / 1000</w:t>
      </w:r>
      <w:r w:rsidR="006E6DFB">
        <w:rPr>
          <w:rFonts w:hint="eastAsia"/>
          <w:iCs/>
          <w:sz w:val="24"/>
          <w:szCs w:val="28"/>
        </w:rPr>
        <w:t>；</w:t>
      </w:r>
      <w:r w:rsidR="002F388C" w:rsidRPr="002F388C">
        <w:rPr>
          <w:rFonts w:hint="eastAsia"/>
          <w:iCs/>
          <w:sz w:val="24"/>
          <w:szCs w:val="28"/>
        </w:rPr>
        <w:t>Benjamin-Hochberg Correction， For FDR</w:t>
      </w:r>
      <w:r w:rsidR="002F388C">
        <w:rPr>
          <w:rFonts w:hint="eastAsia"/>
          <w:iCs/>
          <w:sz w:val="24"/>
          <w:szCs w:val="28"/>
        </w:rPr>
        <w:t>：</w:t>
      </w:r>
      <w:r w:rsidR="002F388C" w:rsidRPr="002F388C">
        <w:rPr>
          <w:rFonts w:hint="eastAsia"/>
          <w:iCs/>
          <w:sz w:val="24"/>
          <w:szCs w:val="28"/>
        </w:rPr>
        <w:t>每次检验的p按照序号设置阈值，如序列p1,p2,.</w:t>
      </w:r>
      <w:proofErr w:type="gramStart"/>
      <w:r w:rsidR="002F388C" w:rsidRPr="002F388C">
        <w:rPr>
          <w:rFonts w:hint="eastAsia"/>
          <w:iCs/>
          <w:sz w:val="24"/>
          <w:szCs w:val="28"/>
        </w:rPr>
        <w:t>..</w:t>
      </w:r>
      <w:proofErr w:type="gramEnd"/>
      <w:r w:rsidR="002F388C" w:rsidRPr="002F388C">
        <w:rPr>
          <w:rFonts w:hint="eastAsia"/>
          <w:iCs/>
          <w:sz w:val="24"/>
          <w:szCs w:val="28"/>
        </w:rPr>
        <w:t xml:space="preserve">,ps，其中pi </w:t>
      </w:r>
      <w:r w:rsidR="002F388C">
        <w:rPr>
          <w:rFonts w:hint="eastAsia"/>
          <w:iCs/>
          <w:sz w:val="24"/>
          <w:szCs w:val="28"/>
        </w:rPr>
        <w:t>&lt;=</w:t>
      </w:r>
      <w:r w:rsidR="002F388C" w:rsidRPr="002F388C">
        <w:rPr>
          <w:rFonts w:hint="eastAsia"/>
          <w:iCs/>
          <w:sz w:val="24"/>
          <w:szCs w:val="28"/>
        </w:rPr>
        <w:t xml:space="preserve"> a</w:t>
      </w:r>
      <w:r w:rsidR="008236BC">
        <w:rPr>
          <w:rFonts w:hint="eastAsia"/>
          <w:iCs/>
          <w:sz w:val="24"/>
          <w:szCs w:val="28"/>
        </w:rPr>
        <w:t xml:space="preserve"> · i/m</w:t>
      </w:r>
      <w:r w:rsidR="002F388C" w:rsidRPr="002F388C">
        <w:rPr>
          <w:rFonts w:hint="eastAsia"/>
          <w:iCs/>
          <w:sz w:val="24"/>
          <w:szCs w:val="28"/>
        </w:rPr>
        <w:t>，m是总的检验次数</w:t>
      </w:r>
      <w:r w:rsidR="008236BC">
        <w:rPr>
          <w:rFonts w:hint="eastAsia"/>
          <w:iCs/>
          <w:sz w:val="24"/>
          <w:szCs w:val="28"/>
        </w:rPr>
        <w:t>，a是阈值，一般.05</w:t>
      </w:r>
    </w:p>
    <w:p w14:paraId="113F3BC1" w14:textId="6E107922" w:rsidR="004F75D4" w:rsidRDefault="004F75D4" w:rsidP="00390695">
      <w:pPr>
        <w:rPr>
          <w:rFonts w:hint="eastAsia"/>
          <w:iCs/>
          <w:sz w:val="24"/>
          <w:szCs w:val="28"/>
        </w:rPr>
      </w:pPr>
      <w:r w:rsidRPr="004F75D4">
        <w:rPr>
          <w:rFonts w:hint="eastAsia"/>
          <w:b/>
          <w:bCs/>
          <w:iCs/>
          <w:sz w:val="24"/>
          <w:szCs w:val="28"/>
        </w:rPr>
        <w:t>Metascape：</w:t>
      </w:r>
      <w:r w:rsidR="00390695" w:rsidRPr="00390695">
        <w:rPr>
          <w:rFonts w:hint="eastAsia"/>
          <w:iCs/>
          <w:sz w:val="24"/>
          <w:szCs w:val="28"/>
        </w:rPr>
        <w:t>一站式功能富集工具，采用CAME通用分析工作流程</w:t>
      </w:r>
      <w:r w:rsidR="00390695">
        <w:rPr>
          <w:rFonts w:hint="eastAsia"/>
          <w:iCs/>
          <w:sz w:val="24"/>
          <w:szCs w:val="28"/>
        </w:rPr>
        <w:t>：</w:t>
      </w:r>
      <w:r w:rsidR="00390695" w:rsidRPr="00390695">
        <w:rPr>
          <w:rFonts w:hint="eastAsia"/>
          <w:iCs/>
          <w:sz w:val="24"/>
          <w:szCs w:val="28"/>
        </w:rPr>
        <w:t>ID转换，将用户输入的基因表示符自动转换为目标物种的entrez gene IDs</w:t>
      </w:r>
      <w:r w:rsidR="00390695">
        <w:rPr>
          <w:rFonts w:hint="eastAsia"/>
          <w:iCs/>
          <w:sz w:val="24"/>
          <w:szCs w:val="28"/>
        </w:rPr>
        <w:t>；</w:t>
      </w:r>
      <w:r w:rsidR="00390695" w:rsidRPr="00390695">
        <w:rPr>
          <w:rFonts w:hint="eastAsia"/>
          <w:iCs/>
          <w:sz w:val="24"/>
          <w:szCs w:val="28"/>
        </w:rPr>
        <w:t>注释，为基因添加描述，功能和蛋白质分类等</w:t>
      </w:r>
      <w:r w:rsidR="00390695">
        <w:rPr>
          <w:rFonts w:hint="eastAsia"/>
          <w:iCs/>
          <w:sz w:val="24"/>
          <w:szCs w:val="28"/>
        </w:rPr>
        <w:t>；</w:t>
      </w:r>
      <w:r w:rsidR="00390695" w:rsidRPr="00390695">
        <w:rPr>
          <w:rFonts w:hint="eastAsia"/>
          <w:iCs/>
          <w:sz w:val="24"/>
          <w:szCs w:val="28"/>
        </w:rPr>
        <w:t>归类，获取感兴趣的基因集（存在多个，产生多个富集通路）</w:t>
      </w:r>
      <w:r w:rsidR="00390695">
        <w:rPr>
          <w:rFonts w:hint="eastAsia"/>
          <w:iCs/>
          <w:sz w:val="24"/>
          <w:szCs w:val="28"/>
        </w:rPr>
        <w:t>；</w:t>
      </w:r>
      <w:r w:rsidR="00390695" w:rsidRPr="00390695">
        <w:rPr>
          <w:rFonts w:hint="eastAsia"/>
          <w:iCs/>
          <w:sz w:val="24"/>
          <w:szCs w:val="28"/>
        </w:rPr>
        <w:t>富集</w:t>
      </w:r>
    </w:p>
    <w:p w14:paraId="460E706D" w14:textId="77777777" w:rsidR="004F75D4" w:rsidRDefault="00565B02" w:rsidP="002F388C">
      <w:pPr>
        <w:rPr>
          <w:ins w:id="0" w:author="XiaoMing" w:date="2025-05-29T10:15:00Z" w16du:dateUtc="2025-05-29T02:15:00Z"/>
          <w:rFonts w:hint="eastAsia"/>
          <w:iCs/>
          <w:sz w:val="24"/>
          <w:szCs w:val="28"/>
        </w:rPr>
      </w:pPr>
      <w:r w:rsidRPr="00565B02">
        <w:rPr>
          <w:rFonts w:hint="eastAsia"/>
          <w:b/>
          <w:bCs/>
          <w:iCs/>
          <w:sz w:val="24"/>
          <w:szCs w:val="28"/>
        </w:rPr>
        <w:t>分析结果图：</w:t>
      </w:r>
      <w:r>
        <w:rPr>
          <w:rFonts w:hint="eastAsia"/>
          <w:iCs/>
          <w:sz w:val="24"/>
          <w:szCs w:val="28"/>
        </w:rPr>
        <w:t>横坐标-lgp，越小的p在越上面，富集越显著</w:t>
      </w:r>
      <w:ins w:id="1" w:author="XiaoMing" w:date="2025-05-29T10:15:00Z" w16du:dateUtc="2025-05-29T02:15:00Z">
        <w:r w:rsidR="002F3E0D">
          <w:rPr>
            <w:rFonts w:hint="eastAsia"/>
            <w:iCs/>
            <w:sz w:val="24"/>
            <w:szCs w:val="28"/>
          </w:rPr>
          <w:t>；纵向是不同的富集通路（基因）</w:t>
        </w:r>
      </w:ins>
    </w:p>
    <w:p w14:paraId="36442976" w14:textId="32FBCD15" w:rsidR="004F75D4" w:rsidRPr="00565B02" w:rsidRDefault="00ED3D64" w:rsidP="002F388C">
      <w:pPr>
        <w:rPr>
          <w:rFonts w:hint="eastAsia"/>
          <w:iCs/>
          <w:sz w:val="24"/>
          <w:szCs w:val="28"/>
        </w:rPr>
      </w:pPr>
      <w:ins w:id="2" w:author="XiaoMing" w:date="2025-05-29T10:15:00Z" w16du:dateUtc="2025-05-29T02:15:00Z">
        <w:r w:rsidRPr="00ED3D64">
          <w:rPr>
            <w:rFonts w:hint="eastAsia"/>
            <w:b/>
            <w:bCs/>
            <w:iCs/>
            <w:sz w:val="24"/>
            <w:szCs w:val="28"/>
          </w:rPr>
          <w:t>后续做什么？：</w:t>
        </w:r>
        <w:r w:rsidRPr="00ED3D64">
          <w:rPr>
            <w:rFonts w:hint="eastAsia"/>
            <w:iCs/>
            <w:sz w:val="24"/>
            <w:szCs w:val="28"/>
          </w:rPr>
          <w:t>已经发现了关键基因后：</w:t>
        </w:r>
        <w:r>
          <w:rPr>
            <w:rFonts w:hint="eastAsia"/>
            <w:iCs/>
            <w:sz w:val="24"/>
            <w:szCs w:val="28"/>
          </w:rPr>
          <w:t>挖掘上/下游基因；找到转录因子</w:t>
        </w:r>
      </w:ins>
    </w:p>
    <w:sectPr w:rsidR="004F75D4" w:rsidRPr="00565B02">
      <w:headerReference w:type="default" r:id="rId11"/>
      <w:footerReference w:type="defaul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89537" w14:textId="77777777" w:rsidR="00025B63" w:rsidRDefault="00025B63" w:rsidP="0083433B">
      <w:pPr>
        <w:spacing w:line="240" w:lineRule="auto"/>
        <w:rPr>
          <w:rFonts w:hint="eastAsia"/>
        </w:rPr>
      </w:pPr>
      <w:r>
        <w:separator/>
      </w:r>
    </w:p>
  </w:endnote>
  <w:endnote w:type="continuationSeparator" w:id="0">
    <w:p w14:paraId="2C7C9CFA" w14:textId="77777777" w:rsidR="00025B63" w:rsidRDefault="00025B63" w:rsidP="0083433B">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DB73B" w14:textId="77777777" w:rsidR="003B4350" w:rsidRDefault="003B4350">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5DE52" w14:textId="77777777" w:rsidR="00025B63" w:rsidRDefault="00025B63" w:rsidP="0083433B">
      <w:pPr>
        <w:spacing w:line="240" w:lineRule="auto"/>
        <w:rPr>
          <w:rFonts w:hint="eastAsia"/>
        </w:rPr>
      </w:pPr>
      <w:r>
        <w:separator/>
      </w:r>
    </w:p>
  </w:footnote>
  <w:footnote w:type="continuationSeparator" w:id="0">
    <w:p w14:paraId="3B8DE058" w14:textId="77777777" w:rsidR="00025B63" w:rsidRDefault="00025B63" w:rsidP="0083433B">
      <w:pPr>
        <w:spacing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9549A" w14:textId="77777777" w:rsidR="003B4350" w:rsidRDefault="003B4350">
    <w:pPr>
      <w:pStyle w:val="ae"/>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1512B"/>
    <w:multiLevelType w:val="multilevel"/>
    <w:tmpl w:val="5810D1D6"/>
    <w:lvl w:ilvl="0">
      <w:start w:val="1"/>
      <w:numFmt w:val="decimal"/>
      <w:lvlText w:val="%1"/>
      <w:lvlJc w:val="left"/>
      <w:pPr>
        <w:ind w:left="636" w:hanging="63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 w15:restartNumberingAfterBreak="0">
    <w:nsid w:val="475F57C4"/>
    <w:multiLevelType w:val="multilevel"/>
    <w:tmpl w:val="A28E9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BE20D4"/>
    <w:multiLevelType w:val="multilevel"/>
    <w:tmpl w:val="52EC9B9A"/>
    <w:lvl w:ilvl="0">
      <w:start w:val="2"/>
      <w:numFmt w:val="decimal"/>
      <w:lvlText w:val="%1"/>
      <w:lvlJc w:val="left"/>
      <w:pPr>
        <w:ind w:left="468" w:hanging="46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num w:numId="1" w16cid:durableId="1964311460">
    <w:abstractNumId w:val="1"/>
  </w:num>
  <w:num w:numId="2" w16cid:durableId="1610088829">
    <w:abstractNumId w:val="0"/>
  </w:num>
  <w:num w:numId="3" w16cid:durableId="19922960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1A4"/>
    <w:rsid w:val="000010DA"/>
    <w:rsid w:val="0000172A"/>
    <w:rsid w:val="0000248F"/>
    <w:rsid w:val="00021CF6"/>
    <w:rsid w:val="00023C98"/>
    <w:rsid w:val="00025B63"/>
    <w:rsid w:val="00025C32"/>
    <w:rsid w:val="00026CCB"/>
    <w:rsid w:val="000314D0"/>
    <w:rsid w:val="00032824"/>
    <w:rsid w:val="000347CA"/>
    <w:rsid w:val="00056EE6"/>
    <w:rsid w:val="00061C48"/>
    <w:rsid w:val="000733D2"/>
    <w:rsid w:val="00082A3D"/>
    <w:rsid w:val="000900DA"/>
    <w:rsid w:val="00090190"/>
    <w:rsid w:val="0009253E"/>
    <w:rsid w:val="00092935"/>
    <w:rsid w:val="000B2C35"/>
    <w:rsid w:val="000B48E1"/>
    <w:rsid w:val="000B5747"/>
    <w:rsid w:val="000B7B1B"/>
    <w:rsid w:val="000C01EC"/>
    <w:rsid w:val="000D1641"/>
    <w:rsid w:val="000E4213"/>
    <w:rsid w:val="000F4835"/>
    <w:rsid w:val="00101B05"/>
    <w:rsid w:val="00101FA4"/>
    <w:rsid w:val="0010322A"/>
    <w:rsid w:val="00104142"/>
    <w:rsid w:val="00116025"/>
    <w:rsid w:val="00117845"/>
    <w:rsid w:val="001213E7"/>
    <w:rsid w:val="00125089"/>
    <w:rsid w:val="001274B0"/>
    <w:rsid w:val="0013060B"/>
    <w:rsid w:val="001413B4"/>
    <w:rsid w:val="00142A48"/>
    <w:rsid w:val="00143990"/>
    <w:rsid w:val="00143F73"/>
    <w:rsid w:val="00150279"/>
    <w:rsid w:val="00153FBD"/>
    <w:rsid w:val="001769CC"/>
    <w:rsid w:val="00177F2A"/>
    <w:rsid w:val="001942B1"/>
    <w:rsid w:val="0019590D"/>
    <w:rsid w:val="001A40BB"/>
    <w:rsid w:val="001A7FC1"/>
    <w:rsid w:val="001B3DF0"/>
    <w:rsid w:val="001C47BB"/>
    <w:rsid w:val="001C4E06"/>
    <w:rsid w:val="001D1FBC"/>
    <w:rsid w:val="001E12B2"/>
    <w:rsid w:val="001E766A"/>
    <w:rsid w:val="001F23C6"/>
    <w:rsid w:val="001F67CE"/>
    <w:rsid w:val="001F74ED"/>
    <w:rsid w:val="002037A3"/>
    <w:rsid w:val="00205724"/>
    <w:rsid w:val="00217A2B"/>
    <w:rsid w:val="002235B7"/>
    <w:rsid w:val="00223F39"/>
    <w:rsid w:val="002250A0"/>
    <w:rsid w:val="0022743B"/>
    <w:rsid w:val="00233499"/>
    <w:rsid w:val="00236A95"/>
    <w:rsid w:val="002378F1"/>
    <w:rsid w:val="00253DDB"/>
    <w:rsid w:val="00254716"/>
    <w:rsid w:val="00265F3D"/>
    <w:rsid w:val="002871B5"/>
    <w:rsid w:val="00292AAE"/>
    <w:rsid w:val="00297656"/>
    <w:rsid w:val="002A410D"/>
    <w:rsid w:val="002A5E36"/>
    <w:rsid w:val="002B5742"/>
    <w:rsid w:val="002B5B35"/>
    <w:rsid w:val="002B5D30"/>
    <w:rsid w:val="002B6A4F"/>
    <w:rsid w:val="002C0EFE"/>
    <w:rsid w:val="002C77BB"/>
    <w:rsid w:val="002D2817"/>
    <w:rsid w:val="002D3CA0"/>
    <w:rsid w:val="002E13EB"/>
    <w:rsid w:val="002F376F"/>
    <w:rsid w:val="002F388C"/>
    <w:rsid w:val="002F3E0D"/>
    <w:rsid w:val="002F6B2F"/>
    <w:rsid w:val="003121A4"/>
    <w:rsid w:val="00314074"/>
    <w:rsid w:val="00323874"/>
    <w:rsid w:val="0032739E"/>
    <w:rsid w:val="00336FBE"/>
    <w:rsid w:val="00337B2B"/>
    <w:rsid w:val="0034006E"/>
    <w:rsid w:val="00342C2C"/>
    <w:rsid w:val="00345C37"/>
    <w:rsid w:val="00353CB1"/>
    <w:rsid w:val="00384DE2"/>
    <w:rsid w:val="00390695"/>
    <w:rsid w:val="00396E54"/>
    <w:rsid w:val="003B4350"/>
    <w:rsid w:val="003B5052"/>
    <w:rsid w:val="003B7F1D"/>
    <w:rsid w:val="003F0CC9"/>
    <w:rsid w:val="004213BD"/>
    <w:rsid w:val="0043558A"/>
    <w:rsid w:val="004433E9"/>
    <w:rsid w:val="004435FF"/>
    <w:rsid w:val="0045408B"/>
    <w:rsid w:val="004604BA"/>
    <w:rsid w:val="00460F63"/>
    <w:rsid w:val="00464DF7"/>
    <w:rsid w:val="00467B10"/>
    <w:rsid w:val="00476A48"/>
    <w:rsid w:val="00480FD7"/>
    <w:rsid w:val="0048277B"/>
    <w:rsid w:val="004836AF"/>
    <w:rsid w:val="00485666"/>
    <w:rsid w:val="00491C84"/>
    <w:rsid w:val="004B2703"/>
    <w:rsid w:val="004B4A3E"/>
    <w:rsid w:val="004C4E5B"/>
    <w:rsid w:val="004D4C82"/>
    <w:rsid w:val="004F1A55"/>
    <w:rsid w:val="004F4696"/>
    <w:rsid w:val="004F75D4"/>
    <w:rsid w:val="004F7783"/>
    <w:rsid w:val="00502489"/>
    <w:rsid w:val="0051243F"/>
    <w:rsid w:val="00515CFF"/>
    <w:rsid w:val="005220B2"/>
    <w:rsid w:val="00522C85"/>
    <w:rsid w:val="00537CF8"/>
    <w:rsid w:val="00542010"/>
    <w:rsid w:val="00544559"/>
    <w:rsid w:val="005512D5"/>
    <w:rsid w:val="00560653"/>
    <w:rsid w:val="00565B02"/>
    <w:rsid w:val="00571F8B"/>
    <w:rsid w:val="005801CD"/>
    <w:rsid w:val="00580400"/>
    <w:rsid w:val="00586202"/>
    <w:rsid w:val="005911D0"/>
    <w:rsid w:val="00595855"/>
    <w:rsid w:val="005A267E"/>
    <w:rsid w:val="005A4F20"/>
    <w:rsid w:val="005A6A74"/>
    <w:rsid w:val="005B0AA9"/>
    <w:rsid w:val="005B6158"/>
    <w:rsid w:val="005B6752"/>
    <w:rsid w:val="005C2EF6"/>
    <w:rsid w:val="005C3AD3"/>
    <w:rsid w:val="005C6425"/>
    <w:rsid w:val="005C6FF7"/>
    <w:rsid w:val="005D46B6"/>
    <w:rsid w:val="005D792D"/>
    <w:rsid w:val="005E2024"/>
    <w:rsid w:val="005E2BC2"/>
    <w:rsid w:val="005E4611"/>
    <w:rsid w:val="005E4FF0"/>
    <w:rsid w:val="005E5049"/>
    <w:rsid w:val="005F4037"/>
    <w:rsid w:val="00611C1E"/>
    <w:rsid w:val="006163F7"/>
    <w:rsid w:val="00616B45"/>
    <w:rsid w:val="00617D3F"/>
    <w:rsid w:val="006218B2"/>
    <w:rsid w:val="00625230"/>
    <w:rsid w:val="00626676"/>
    <w:rsid w:val="00637B44"/>
    <w:rsid w:val="006425C3"/>
    <w:rsid w:val="006532A8"/>
    <w:rsid w:val="0066192E"/>
    <w:rsid w:val="00671B8E"/>
    <w:rsid w:val="006744E1"/>
    <w:rsid w:val="0068514A"/>
    <w:rsid w:val="006851AB"/>
    <w:rsid w:val="00686ACE"/>
    <w:rsid w:val="00690F82"/>
    <w:rsid w:val="00692503"/>
    <w:rsid w:val="006C0DD7"/>
    <w:rsid w:val="006E64E0"/>
    <w:rsid w:val="006E6C58"/>
    <w:rsid w:val="006E6DFB"/>
    <w:rsid w:val="006F53E0"/>
    <w:rsid w:val="007012FE"/>
    <w:rsid w:val="007015CC"/>
    <w:rsid w:val="00705FA8"/>
    <w:rsid w:val="00712C03"/>
    <w:rsid w:val="0071372B"/>
    <w:rsid w:val="00715059"/>
    <w:rsid w:val="0071637C"/>
    <w:rsid w:val="0072751B"/>
    <w:rsid w:val="00736BDA"/>
    <w:rsid w:val="00747E36"/>
    <w:rsid w:val="00764B0D"/>
    <w:rsid w:val="00765D8A"/>
    <w:rsid w:val="0077202D"/>
    <w:rsid w:val="007737FF"/>
    <w:rsid w:val="00777DC5"/>
    <w:rsid w:val="00780663"/>
    <w:rsid w:val="0079380B"/>
    <w:rsid w:val="00797DF8"/>
    <w:rsid w:val="007B4CFB"/>
    <w:rsid w:val="007C095C"/>
    <w:rsid w:val="007C27EA"/>
    <w:rsid w:val="007D3CF0"/>
    <w:rsid w:val="007E045D"/>
    <w:rsid w:val="007E0B0B"/>
    <w:rsid w:val="007E5A82"/>
    <w:rsid w:val="007F79B1"/>
    <w:rsid w:val="0080011C"/>
    <w:rsid w:val="008134AC"/>
    <w:rsid w:val="00814961"/>
    <w:rsid w:val="008236BC"/>
    <w:rsid w:val="0082652C"/>
    <w:rsid w:val="0083433B"/>
    <w:rsid w:val="00836178"/>
    <w:rsid w:val="00847163"/>
    <w:rsid w:val="008515B9"/>
    <w:rsid w:val="008523CF"/>
    <w:rsid w:val="00853130"/>
    <w:rsid w:val="008602A8"/>
    <w:rsid w:val="008643C4"/>
    <w:rsid w:val="008751A2"/>
    <w:rsid w:val="008900E2"/>
    <w:rsid w:val="0089408B"/>
    <w:rsid w:val="00896978"/>
    <w:rsid w:val="008A17DB"/>
    <w:rsid w:val="008A7E37"/>
    <w:rsid w:val="008B0581"/>
    <w:rsid w:val="008B38CD"/>
    <w:rsid w:val="008C5490"/>
    <w:rsid w:val="008C5BFC"/>
    <w:rsid w:val="008D3A58"/>
    <w:rsid w:val="008D6218"/>
    <w:rsid w:val="008E035B"/>
    <w:rsid w:val="008F2571"/>
    <w:rsid w:val="008F393E"/>
    <w:rsid w:val="008F61BA"/>
    <w:rsid w:val="009025CC"/>
    <w:rsid w:val="00910064"/>
    <w:rsid w:val="009118AF"/>
    <w:rsid w:val="00911C29"/>
    <w:rsid w:val="00924A51"/>
    <w:rsid w:val="009301FF"/>
    <w:rsid w:val="009312CC"/>
    <w:rsid w:val="00940899"/>
    <w:rsid w:val="00942D0A"/>
    <w:rsid w:val="00950835"/>
    <w:rsid w:val="009548A7"/>
    <w:rsid w:val="009549A1"/>
    <w:rsid w:val="00965B3D"/>
    <w:rsid w:val="009721B5"/>
    <w:rsid w:val="00976232"/>
    <w:rsid w:val="00976561"/>
    <w:rsid w:val="00986666"/>
    <w:rsid w:val="009928C2"/>
    <w:rsid w:val="009A5339"/>
    <w:rsid w:val="009A6A4D"/>
    <w:rsid w:val="009B059F"/>
    <w:rsid w:val="009B10C4"/>
    <w:rsid w:val="009B7987"/>
    <w:rsid w:val="009C684A"/>
    <w:rsid w:val="009D14A9"/>
    <w:rsid w:val="009D4A33"/>
    <w:rsid w:val="009D7366"/>
    <w:rsid w:val="009F3C02"/>
    <w:rsid w:val="00A03B3F"/>
    <w:rsid w:val="00A24561"/>
    <w:rsid w:val="00A2557E"/>
    <w:rsid w:val="00A25AF6"/>
    <w:rsid w:val="00A271DD"/>
    <w:rsid w:val="00A31999"/>
    <w:rsid w:val="00A36D06"/>
    <w:rsid w:val="00A41062"/>
    <w:rsid w:val="00A45CD0"/>
    <w:rsid w:val="00A51ADF"/>
    <w:rsid w:val="00A65CB1"/>
    <w:rsid w:val="00A65ED1"/>
    <w:rsid w:val="00A729A9"/>
    <w:rsid w:val="00AA36D5"/>
    <w:rsid w:val="00AB3536"/>
    <w:rsid w:val="00AB495E"/>
    <w:rsid w:val="00AC3920"/>
    <w:rsid w:val="00AC3EA5"/>
    <w:rsid w:val="00AC5569"/>
    <w:rsid w:val="00AC7B67"/>
    <w:rsid w:val="00AD0E47"/>
    <w:rsid w:val="00AD22D2"/>
    <w:rsid w:val="00AE0074"/>
    <w:rsid w:val="00AE1B1D"/>
    <w:rsid w:val="00AF61FC"/>
    <w:rsid w:val="00B2238A"/>
    <w:rsid w:val="00B362D7"/>
    <w:rsid w:val="00B51A4F"/>
    <w:rsid w:val="00B57B16"/>
    <w:rsid w:val="00B614FE"/>
    <w:rsid w:val="00B72643"/>
    <w:rsid w:val="00B77E8E"/>
    <w:rsid w:val="00B8017C"/>
    <w:rsid w:val="00B9291D"/>
    <w:rsid w:val="00B952B3"/>
    <w:rsid w:val="00B955FE"/>
    <w:rsid w:val="00BA44AE"/>
    <w:rsid w:val="00BA7511"/>
    <w:rsid w:val="00BD02B4"/>
    <w:rsid w:val="00BF0CF0"/>
    <w:rsid w:val="00C059AB"/>
    <w:rsid w:val="00C1062A"/>
    <w:rsid w:val="00C20E86"/>
    <w:rsid w:val="00C2599D"/>
    <w:rsid w:val="00C26121"/>
    <w:rsid w:val="00C348CF"/>
    <w:rsid w:val="00C52ED0"/>
    <w:rsid w:val="00C630D8"/>
    <w:rsid w:val="00C66F46"/>
    <w:rsid w:val="00C704B8"/>
    <w:rsid w:val="00C711B3"/>
    <w:rsid w:val="00C756D5"/>
    <w:rsid w:val="00C85655"/>
    <w:rsid w:val="00C91C90"/>
    <w:rsid w:val="00CA0F2F"/>
    <w:rsid w:val="00CA13CD"/>
    <w:rsid w:val="00CA3E3B"/>
    <w:rsid w:val="00CA5723"/>
    <w:rsid w:val="00CB32BC"/>
    <w:rsid w:val="00CC0183"/>
    <w:rsid w:val="00CC76FD"/>
    <w:rsid w:val="00CD37CA"/>
    <w:rsid w:val="00CD3D1A"/>
    <w:rsid w:val="00CE1CD9"/>
    <w:rsid w:val="00CE6564"/>
    <w:rsid w:val="00CF01C2"/>
    <w:rsid w:val="00CF0AB0"/>
    <w:rsid w:val="00D06729"/>
    <w:rsid w:val="00D15FF2"/>
    <w:rsid w:val="00D20868"/>
    <w:rsid w:val="00D21F30"/>
    <w:rsid w:val="00D23741"/>
    <w:rsid w:val="00D34F89"/>
    <w:rsid w:val="00D423DF"/>
    <w:rsid w:val="00D451EF"/>
    <w:rsid w:val="00D46B46"/>
    <w:rsid w:val="00D52763"/>
    <w:rsid w:val="00D64B0F"/>
    <w:rsid w:val="00D8641F"/>
    <w:rsid w:val="00D948C3"/>
    <w:rsid w:val="00D95475"/>
    <w:rsid w:val="00D960AF"/>
    <w:rsid w:val="00DA16B1"/>
    <w:rsid w:val="00DA22D2"/>
    <w:rsid w:val="00DB0556"/>
    <w:rsid w:val="00DB21E9"/>
    <w:rsid w:val="00DB387E"/>
    <w:rsid w:val="00DB66A1"/>
    <w:rsid w:val="00DB72A9"/>
    <w:rsid w:val="00DC2231"/>
    <w:rsid w:val="00DC3788"/>
    <w:rsid w:val="00DC3C1B"/>
    <w:rsid w:val="00DC5B02"/>
    <w:rsid w:val="00DD23C7"/>
    <w:rsid w:val="00DD50BA"/>
    <w:rsid w:val="00DD52AD"/>
    <w:rsid w:val="00DD59F5"/>
    <w:rsid w:val="00DE38D2"/>
    <w:rsid w:val="00DE5A55"/>
    <w:rsid w:val="00DF0381"/>
    <w:rsid w:val="00DF06A7"/>
    <w:rsid w:val="00DF5FA9"/>
    <w:rsid w:val="00DF6A4B"/>
    <w:rsid w:val="00DF6DA7"/>
    <w:rsid w:val="00E01A9D"/>
    <w:rsid w:val="00E06BF5"/>
    <w:rsid w:val="00E25702"/>
    <w:rsid w:val="00E400C4"/>
    <w:rsid w:val="00E43404"/>
    <w:rsid w:val="00E437B9"/>
    <w:rsid w:val="00E5021D"/>
    <w:rsid w:val="00E54938"/>
    <w:rsid w:val="00E81D85"/>
    <w:rsid w:val="00E92F76"/>
    <w:rsid w:val="00EA5BBF"/>
    <w:rsid w:val="00EA602E"/>
    <w:rsid w:val="00ED3D64"/>
    <w:rsid w:val="00ED41CF"/>
    <w:rsid w:val="00ED4278"/>
    <w:rsid w:val="00ED4E0E"/>
    <w:rsid w:val="00EE02C2"/>
    <w:rsid w:val="00EE1B03"/>
    <w:rsid w:val="00EF071A"/>
    <w:rsid w:val="00EF512F"/>
    <w:rsid w:val="00F02B7B"/>
    <w:rsid w:val="00F11F32"/>
    <w:rsid w:val="00F17604"/>
    <w:rsid w:val="00F32561"/>
    <w:rsid w:val="00F377CE"/>
    <w:rsid w:val="00F4363C"/>
    <w:rsid w:val="00F44CAC"/>
    <w:rsid w:val="00F4508E"/>
    <w:rsid w:val="00F51427"/>
    <w:rsid w:val="00F60285"/>
    <w:rsid w:val="00F624FA"/>
    <w:rsid w:val="00F65D8E"/>
    <w:rsid w:val="00F67B8C"/>
    <w:rsid w:val="00F9263C"/>
    <w:rsid w:val="00F951A7"/>
    <w:rsid w:val="00FA0FCF"/>
    <w:rsid w:val="00FA4EB5"/>
    <w:rsid w:val="00FB7A08"/>
    <w:rsid w:val="00FC49C1"/>
    <w:rsid w:val="00FD68BB"/>
    <w:rsid w:val="00FF05FD"/>
    <w:rsid w:val="00FF2E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CB1E42"/>
  <w15:chartTrackingRefBased/>
  <w15:docId w15:val="{D8B0C893-6E2F-40D1-806A-BA7F1DEB5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A7E37"/>
  </w:style>
  <w:style w:type="paragraph" w:styleId="1">
    <w:name w:val="heading 1"/>
    <w:basedOn w:val="a"/>
    <w:next w:val="a"/>
    <w:link w:val="10"/>
    <w:uiPriority w:val="9"/>
    <w:qFormat/>
    <w:rsid w:val="003121A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121A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121A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121A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121A4"/>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3121A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121A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121A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121A4"/>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121A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121A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121A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121A4"/>
    <w:rPr>
      <w:rFonts w:cstheme="majorBidi"/>
      <w:color w:val="0F4761" w:themeColor="accent1" w:themeShade="BF"/>
      <w:sz w:val="28"/>
      <w:szCs w:val="28"/>
    </w:rPr>
  </w:style>
  <w:style w:type="character" w:customStyle="1" w:styleId="50">
    <w:name w:val="标题 5 字符"/>
    <w:basedOn w:val="a0"/>
    <w:link w:val="5"/>
    <w:uiPriority w:val="9"/>
    <w:semiHidden/>
    <w:rsid w:val="003121A4"/>
    <w:rPr>
      <w:rFonts w:cstheme="majorBidi"/>
      <w:color w:val="0F4761" w:themeColor="accent1" w:themeShade="BF"/>
      <w:sz w:val="24"/>
      <w:szCs w:val="24"/>
    </w:rPr>
  </w:style>
  <w:style w:type="character" w:customStyle="1" w:styleId="60">
    <w:name w:val="标题 6 字符"/>
    <w:basedOn w:val="a0"/>
    <w:link w:val="6"/>
    <w:uiPriority w:val="9"/>
    <w:semiHidden/>
    <w:rsid w:val="003121A4"/>
    <w:rPr>
      <w:rFonts w:cstheme="majorBidi"/>
      <w:b/>
      <w:bCs/>
      <w:color w:val="0F4761" w:themeColor="accent1" w:themeShade="BF"/>
    </w:rPr>
  </w:style>
  <w:style w:type="character" w:customStyle="1" w:styleId="70">
    <w:name w:val="标题 7 字符"/>
    <w:basedOn w:val="a0"/>
    <w:link w:val="7"/>
    <w:uiPriority w:val="9"/>
    <w:semiHidden/>
    <w:rsid w:val="003121A4"/>
    <w:rPr>
      <w:rFonts w:cstheme="majorBidi"/>
      <w:b/>
      <w:bCs/>
      <w:color w:val="595959" w:themeColor="text1" w:themeTint="A6"/>
    </w:rPr>
  </w:style>
  <w:style w:type="character" w:customStyle="1" w:styleId="80">
    <w:name w:val="标题 8 字符"/>
    <w:basedOn w:val="a0"/>
    <w:link w:val="8"/>
    <w:uiPriority w:val="9"/>
    <w:semiHidden/>
    <w:rsid w:val="003121A4"/>
    <w:rPr>
      <w:rFonts w:cstheme="majorBidi"/>
      <w:color w:val="595959" w:themeColor="text1" w:themeTint="A6"/>
    </w:rPr>
  </w:style>
  <w:style w:type="character" w:customStyle="1" w:styleId="90">
    <w:name w:val="标题 9 字符"/>
    <w:basedOn w:val="a0"/>
    <w:link w:val="9"/>
    <w:uiPriority w:val="9"/>
    <w:semiHidden/>
    <w:rsid w:val="003121A4"/>
    <w:rPr>
      <w:rFonts w:eastAsiaTheme="majorEastAsia" w:cstheme="majorBidi"/>
      <w:color w:val="595959" w:themeColor="text1" w:themeTint="A6"/>
    </w:rPr>
  </w:style>
  <w:style w:type="paragraph" w:styleId="a3">
    <w:name w:val="Title"/>
    <w:basedOn w:val="a"/>
    <w:next w:val="a"/>
    <w:link w:val="a4"/>
    <w:uiPriority w:val="10"/>
    <w:qFormat/>
    <w:rsid w:val="003121A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121A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121A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121A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121A4"/>
    <w:pPr>
      <w:spacing w:before="160" w:after="160"/>
      <w:jc w:val="center"/>
    </w:pPr>
    <w:rPr>
      <w:i/>
      <w:iCs/>
      <w:color w:val="404040" w:themeColor="text1" w:themeTint="BF"/>
    </w:rPr>
  </w:style>
  <w:style w:type="character" w:customStyle="1" w:styleId="a8">
    <w:name w:val="引用 字符"/>
    <w:basedOn w:val="a0"/>
    <w:link w:val="a7"/>
    <w:uiPriority w:val="29"/>
    <w:rsid w:val="003121A4"/>
    <w:rPr>
      <w:i/>
      <w:iCs/>
      <w:color w:val="404040" w:themeColor="text1" w:themeTint="BF"/>
    </w:rPr>
  </w:style>
  <w:style w:type="paragraph" w:styleId="a9">
    <w:name w:val="List Paragraph"/>
    <w:basedOn w:val="a"/>
    <w:uiPriority w:val="34"/>
    <w:qFormat/>
    <w:rsid w:val="003121A4"/>
    <w:pPr>
      <w:ind w:left="720"/>
      <w:contextualSpacing/>
    </w:pPr>
  </w:style>
  <w:style w:type="character" w:styleId="aa">
    <w:name w:val="Intense Emphasis"/>
    <w:basedOn w:val="a0"/>
    <w:uiPriority w:val="21"/>
    <w:qFormat/>
    <w:rsid w:val="003121A4"/>
    <w:rPr>
      <w:i/>
      <w:iCs/>
      <w:color w:val="0F4761" w:themeColor="accent1" w:themeShade="BF"/>
    </w:rPr>
  </w:style>
  <w:style w:type="paragraph" w:styleId="ab">
    <w:name w:val="Intense Quote"/>
    <w:basedOn w:val="a"/>
    <w:next w:val="a"/>
    <w:link w:val="ac"/>
    <w:uiPriority w:val="30"/>
    <w:qFormat/>
    <w:rsid w:val="003121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121A4"/>
    <w:rPr>
      <w:i/>
      <w:iCs/>
      <w:color w:val="0F4761" w:themeColor="accent1" w:themeShade="BF"/>
    </w:rPr>
  </w:style>
  <w:style w:type="character" w:styleId="ad">
    <w:name w:val="Intense Reference"/>
    <w:basedOn w:val="a0"/>
    <w:uiPriority w:val="32"/>
    <w:qFormat/>
    <w:rsid w:val="003121A4"/>
    <w:rPr>
      <w:b/>
      <w:bCs/>
      <w:smallCaps/>
      <w:color w:val="0F4761" w:themeColor="accent1" w:themeShade="BF"/>
      <w:spacing w:val="5"/>
    </w:rPr>
  </w:style>
  <w:style w:type="paragraph" w:styleId="ae">
    <w:name w:val="header"/>
    <w:basedOn w:val="a"/>
    <w:link w:val="af"/>
    <w:uiPriority w:val="99"/>
    <w:unhideWhenUsed/>
    <w:rsid w:val="0083433B"/>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83433B"/>
    <w:rPr>
      <w:sz w:val="18"/>
      <w:szCs w:val="18"/>
    </w:rPr>
  </w:style>
  <w:style w:type="paragraph" w:styleId="af0">
    <w:name w:val="footer"/>
    <w:basedOn w:val="a"/>
    <w:link w:val="af1"/>
    <w:uiPriority w:val="99"/>
    <w:unhideWhenUsed/>
    <w:rsid w:val="0083433B"/>
    <w:pPr>
      <w:tabs>
        <w:tab w:val="center" w:pos="4153"/>
        <w:tab w:val="right" w:pos="8306"/>
      </w:tabs>
      <w:snapToGrid w:val="0"/>
      <w:spacing w:line="240" w:lineRule="auto"/>
      <w:jc w:val="left"/>
    </w:pPr>
    <w:rPr>
      <w:sz w:val="18"/>
      <w:szCs w:val="18"/>
    </w:rPr>
  </w:style>
  <w:style w:type="character" w:customStyle="1" w:styleId="af1">
    <w:name w:val="页脚 字符"/>
    <w:basedOn w:val="a0"/>
    <w:link w:val="af0"/>
    <w:uiPriority w:val="99"/>
    <w:rsid w:val="0083433B"/>
    <w:rPr>
      <w:sz w:val="18"/>
      <w:szCs w:val="18"/>
    </w:rPr>
  </w:style>
  <w:style w:type="character" w:styleId="af2">
    <w:name w:val="Placeholder Text"/>
    <w:basedOn w:val="a0"/>
    <w:uiPriority w:val="99"/>
    <w:semiHidden/>
    <w:rsid w:val="009B7987"/>
    <w:rPr>
      <w:color w:val="666666"/>
    </w:rPr>
  </w:style>
  <w:style w:type="table" w:styleId="af3">
    <w:name w:val="Table Grid"/>
    <w:basedOn w:val="a1"/>
    <w:uiPriority w:val="39"/>
    <w:rsid w:val="00396E5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5345893">
      <w:bodyDiv w:val="1"/>
      <w:marLeft w:val="0"/>
      <w:marRight w:val="0"/>
      <w:marTop w:val="0"/>
      <w:marBottom w:val="0"/>
      <w:divBdr>
        <w:top w:val="none" w:sz="0" w:space="0" w:color="auto"/>
        <w:left w:val="none" w:sz="0" w:space="0" w:color="auto"/>
        <w:bottom w:val="none" w:sz="0" w:space="0" w:color="auto"/>
        <w:right w:val="none" w:sz="0" w:space="0" w:color="auto"/>
      </w:divBdr>
    </w:div>
    <w:div w:id="1123234349">
      <w:bodyDiv w:val="1"/>
      <w:marLeft w:val="0"/>
      <w:marRight w:val="0"/>
      <w:marTop w:val="0"/>
      <w:marBottom w:val="0"/>
      <w:divBdr>
        <w:top w:val="none" w:sz="0" w:space="0" w:color="auto"/>
        <w:left w:val="none" w:sz="0" w:space="0" w:color="auto"/>
        <w:bottom w:val="none" w:sz="0" w:space="0" w:color="auto"/>
        <w:right w:val="none" w:sz="0" w:space="0" w:color="auto"/>
      </w:divBdr>
    </w:div>
    <w:div w:id="1592616071">
      <w:bodyDiv w:val="1"/>
      <w:marLeft w:val="0"/>
      <w:marRight w:val="0"/>
      <w:marTop w:val="0"/>
      <w:marBottom w:val="0"/>
      <w:divBdr>
        <w:top w:val="none" w:sz="0" w:space="0" w:color="auto"/>
        <w:left w:val="none" w:sz="0" w:space="0" w:color="auto"/>
        <w:bottom w:val="none" w:sz="0" w:space="0" w:color="auto"/>
        <w:right w:val="none" w:sz="0" w:space="0" w:color="auto"/>
      </w:divBdr>
    </w:div>
    <w:div w:id="1701971410">
      <w:bodyDiv w:val="1"/>
      <w:marLeft w:val="0"/>
      <w:marRight w:val="0"/>
      <w:marTop w:val="0"/>
      <w:marBottom w:val="0"/>
      <w:divBdr>
        <w:top w:val="none" w:sz="0" w:space="0" w:color="auto"/>
        <w:left w:val="none" w:sz="0" w:space="0" w:color="auto"/>
        <w:bottom w:val="none" w:sz="0" w:space="0" w:color="auto"/>
        <w:right w:val="none" w:sz="0" w:space="0" w:color="auto"/>
      </w:divBdr>
    </w:div>
    <w:div w:id="1784182425">
      <w:bodyDiv w:val="1"/>
      <w:marLeft w:val="0"/>
      <w:marRight w:val="0"/>
      <w:marTop w:val="0"/>
      <w:marBottom w:val="0"/>
      <w:divBdr>
        <w:top w:val="none" w:sz="0" w:space="0" w:color="auto"/>
        <w:left w:val="none" w:sz="0" w:space="0" w:color="auto"/>
        <w:bottom w:val="none" w:sz="0" w:space="0" w:color="auto"/>
        <w:right w:val="none" w:sz="0" w:space="0" w:color="auto"/>
      </w:divBdr>
    </w:div>
    <w:div w:id="2004039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959</TotalTime>
  <Pages>12</Pages>
  <Words>951</Words>
  <Characters>5422</Characters>
  <Application>Microsoft Office Word</Application>
  <DocSecurity>0</DocSecurity>
  <Lines>45</Lines>
  <Paragraphs>12</Paragraphs>
  <ScaleCrop>false</ScaleCrop>
  <Company/>
  <LinksUpToDate>false</LinksUpToDate>
  <CharactersWithSpaces>6361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XiaoMing</dc:creator>
  <cp:keywords/>
  <dc:description/>
  <cp:lastModifiedBy>XiaoMing</cp:lastModifiedBy>
  <cp:revision>2</cp:revision>
  <dcterms:created xsi:type="dcterms:W3CDTF">2025-05-22T14:31:00Z</dcterms:created>
  <dcterms:modified xsi:type="dcterms:W3CDTF">2025-05-30T13:20:00Z</dcterms:modified>
</cp:coreProperties>
</file>